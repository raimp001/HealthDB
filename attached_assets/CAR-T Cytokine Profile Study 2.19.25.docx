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85"/>
        <w:gridCol w:w="6750"/>
        <w:tblGridChange w:id="0">
          <w:tblGrid>
            <w:gridCol w:w="5"/>
            <w:gridCol w:w="2780"/>
            <w:gridCol w:w="5"/>
            <w:gridCol w:w="6745"/>
            <w:gridCol w:w="5"/>
          </w:tblGrid>
        </w:tblGridChange>
      </w:tblGrid>
      <w:tr w:rsidR="002A5EDA" w:rsidRPr="00AD5202" w14:paraId="669E141F" w14:textId="77777777">
        <w:trPr>
          <w:trHeight w:val="48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D098D" w14:textId="77777777" w:rsidR="002A5EDA" w:rsidRPr="00AD5202" w:rsidRDefault="0093435A">
            <w:pPr>
              <w:pStyle w:val="Body"/>
              <w:pageBreakBefore/>
              <w:jc w:val="right"/>
            </w:pPr>
            <w:r w:rsidRPr="005F1099">
              <w:t>Study Title: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45499" w14:textId="73D17AAC" w:rsidR="002A5EDA" w:rsidRPr="00AD5202" w:rsidRDefault="00915B15" w:rsidP="005F1099">
            <w:pPr>
              <w:pStyle w:val="Protocol"/>
              <w:tabs>
                <w:tab w:val="left" w:pos="5946"/>
              </w:tabs>
              <w:spacing w:after="0" w:line="240" w:lineRule="auto"/>
            </w:pPr>
            <w:r w:rsidRPr="005F1099">
              <w:rPr>
                <w:sz w:val="22"/>
                <w:szCs w:val="22"/>
              </w:rPr>
              <w:t xml:space="preserve">Investigating the Role of Post-Treatment Cytokine Profiles in </w:t>
            </w:r>
            <w:r w:rsidR="00895F05">
              <w:rPr>
                <w:sz w:val="22"/>
                <w:szCs w:val="22"/>
              </w:rPr>
              <w:t>P</w:t>
            </w:r>
            <w:r w:rsidR="00895F05" w:rsidRPr="005F1099">
              <w:rPr>
                <w:sz w:val="22"/>
                <w:szCs w:val="22"/>
              </w:rPr>
              <w:t xml:space="preserve">atients </w:t>
            </w:r>
            <w:r w:rsidR="00895F05">
              <w:rPr>
                <w:sz w:val="22"/>
                <w:szCs w:val="22"/>
              </w:rPr>
              <w:t>who U</w:t>
            </w:r>
            <w:r w:rsidR="00895F05" w:rsidRPr="005F1099">
              <w:rPr>
                <w:sz w:val="22"/>
                <w:szCs w:val="22"/>
              </w:rPr>
              <w:t>nderg</w:t>
            </w:r>
            <w:r w:rsidR="00895F05">
              <w:rPr>
                <w:sz w:val="22"/>
                <w:szCs w:val="22"/>
              </w:rPr>
              <w:t>o</w:t>
            </w:r>
            <w:r w:rsidR="00895F05" w:rsidRPr="005F1099">
              <w:rPr>
                <w:sz w:val="22"/>
                <w:szCs w:val="22"/>
              </w:rPr>
              <w:t xml:space="preserve"> </w:t>
            </w:r>
            <w:r w:rsidRPr="005F1099">
              <w:rPr>
                <w:sz w:val="22"/>
                <w:szCs w:val="22"/>
              </w:rPr>
              <w:t>Chimeric Antigen Receptor T-Cell (CAR-T) Therapy</w:t>
            </w:r>
          </w:p>
        </w:tc>
      </w:tr>
      <w:tr w:rsidR="002A5EDA" w:rsidRPr="00AD5202" w14:paraId="3A35DF12"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76DF59" w14:textId="77777777" w:rsidR="002A5EDA" w:rsidRPr="00AD5202" w:rsidRDefault="0093435A">
            <w:pPr>
              <w:pStyle w:val="Body"/>
              <w:jc w:val="right"/>
            </w:pPr>
            <w:r w:rsidRPr="005F1099">
              <w:t xml:space="preserve">Protocol Number:  </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633D5D" w14:textId="0D17AF77" w:rsidR="002A5EDA" w:rsidRPr="00AD5202" w:rsidRDefault="005C0AD1">
            <w:pPr>
              <w:pStyle w:val="Body"/>
              <w:tabs>
                <w:tab w:val="left" w:pos="5946"/>
              </w:tabs>
            </w:pPr>
            <w:r>
              <w:t xml:space="preserve">CAR-T </w:t>
            </w:r>
            <w:proofErr w:type="spellStart"/>
            <w:r>
              <w:t>Cyto</w:t>
            </w:r>
            <w:proofErr w:type="spellEnd"/>
            <w:r>
              <w:t xml:space="preserve"> Pro 01</w:t>
            </w:r>
          </w:p>
        </w:tc>
      </w:tr>
      <w:tr w:rsidR="002A5EDA" w:rsidRPr="00AD5202" w14:paraId="3BDA33CE"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BB778D" w14:textId="77777777" w:rsidR="002A5EDA" w:rsidRPr="005F1099" w:rsidRDefault="0093435A">
            <w:pPr>
              <w:pStyle w:val="Protnumber"/>
              <w:spacing w:after="0"/>
              <w:jc w:val="right"/>
              <w:rPr>
                <w:b w:val="0"/>
                <w:bCs w:val="0"/>
              </w:rPr>
            </w:pPr>
            <w:r w:rsidRPr="005F1099">
              <w:rPr>
                <w:b w:val="0"/>
                <w:bCs w:val="0"/>
              </w:rPr>
              <w:t xml:space="preserve">Version Number:  </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E6370A" w14:textId="3026D91B" w:rsidR="002A5EDA" w:rsidRPr="005F1099" w:rsidRDefault="005C0AD1">
            <w:pPr>
              <w:pStyle w:val="Protnumber"/>
              <w:tabs>
                <w:tab w:val="left" w:pos="5946"/>
              </w:tabs>
              <w:spacing w:after="0"/>
              <w:jc w:val="left"/>
              <w:rPr>
                <w:b w:val="0"/>
                <w:bCs w:val="0"/>
              </w:rPr>
            </w:pPr>
            <w:r>
              <w:rPr>
                <w:b w:val="0"/>
                <w:bCs w:val="0"/>
              </w:rPr>
              <w:t>1.0</w:t>
            </w:r>
          </w:p>
        </w:tc>
      </w:tr>
      <w:tr w:rsidR="002A5EDA" w:rsidRPr="00AD5202" w14:paraId="4131D18F"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023004" w14:textId="77777777" w:rsidR="002A5EDA" w:rsidRPr="005F1099" w:rsidRDefault="0093435A">
            <w:pPr>
              <w:pStyle w:val="Protnumber"/>
              <w:spacing w:after="0"/>
              <w:jc w:val="right"/>
              <w:rPr>
                <w:b w:val="0"/>
                <w:bCs w:val="0"/>
              </w:rPr>
            </w:pPr>
            <w:r w:rsidRPr="005F1099">
              <w:rPr>
                <w:b w:val="0"/>
                <w:bCs w:val="0"/>
              </w:rPr>
              <w:t>Version Date: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F8DC8D" w14:textId="52398737" w:rsidR="002A5EDA" w:rsidRPr="005F1099" w:rsidRDefault="005C0AD1">
            <w:pPr>
              <w:pStyle w:val="Protnumber"/>
              <w:tabs>
                <w:tab w:val="left" w:pos="5946"/>
              </w:tabs>
              <w:spacing w:after="0"/>
              <w:jc w:val="left"/>
              <w:rPr>
                <w:b w:val="0"/>
                <w:bCs w:val="0"/>
              </w:rPr>
            </w:pPr>
            <w:r>
              <w:rPr>
                <w:b w:val="0"/>
                <w:bCs w:val="0"/>
              </w:rPr>
              <w:t>18 Feb 2024</w:t>
            </w:r>
          </w:p>
        </w:tc>
      </w:tr>
      <w:tr w:rsidR="005C0AD1" w:rsidRPr="00AD5202" w14:paraId="4219900D"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399AAB" w14:textId="4FCB254E" w:rsidR="005C0AD1" w:rsidRPr="005F1099" w:rsidRDefault="005C0AD1">
            <w:pPr>
              <w:pStyle w:val="Protnumber"/>
              <w:spacing w:after="0"/>
              <w:jc w:val="right"/>
              <w:rPr>
                <w:b w:val="0"/>
                <w:bCs w:val="0"/>
              </w:rPr>
            </w:pPr>
            <w:r>
              <w:rPr>
                <w:b w:val="0"/>
                <w:bCs w:val="0"/>
              </w:rPr>
              <w:t>IRB#:</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F5841" w14:textId="4A017630" w:rsidR="005C0AD1" w:rsidRDefault="005C0AD1">
            <w:pPr>
              <w:pStyle w:val="Protnumber"/>
              <w:tabs>
                <w:tab w:val="left" w:pos="5946"/>
              </w:tabs>
              <w:spacing w:after="0"/>
              <w:jc w:val="left"/>
              <w:rPr>
                <w:b w:val="0"/>
                <w:bCs w:val="0"/>
              </w:rPr>
            </w:pPr>
            <w:r>
              <w:rPr>
                <w:b w:val="0"/>
                <w:bCs w:val="0"/>
              </w:rPr>
              <w:t>28324</w:t>
            </w:r>
          </w:p>
        </w:tc>
      </w:tr>
      <w:tr w:rsidR="002A5EDA" w:rsidRPr="00AD5202" w14:paraId="184D54B9"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41279A" w14:textId="77777777" w:rsidR="002A5EDA" w:rsidRPr="005F1099" w:rsidRDefault="0093435A">
            <w:pPr>
              <w:pStyle w:val="Protnumber"/>
              <w:spacing w:after="0"/>
              <w:jc w:val="right"/>
              <w:rPr>
                <w:b w:val="0"/>
                <w:bCs w:val="0"/>
              </w:rPr>
            </w:pPr>
            <w:r w:rsidRPr="005F1099">
              <w:rPr>
                <w:b w:val="0"/>
                <w:bCs w:val="0"/>
                <w:u w:val="single"/>
              </w:rPr>
              <w:t>Principal Investigator:</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9911D0" w14:textId="1A65162B" w:rsidR="002A5EDA" w:rsidRPr="005F1099" w:rsidRDefault="0093435A">
            <w:pPr>
              <w:pStyle w:val="Protnumber"/>
              <w:tabs>
                <w:tab w:val="left" w:pos="5946"/>
              </w:tabs>
              <w:spacing w:after="0"/>
              <w:jc w:val="left"/>
              <w:rPr>
                <w:b w:val="0"/>
                <w:bCs w:val="0"/>
              </w:rPr>
            </w:pPr>
            <w:r w:rsidRPr="005F1099">
              <w:rPr>
                <w:b w:val="0"/>
                <w:bCs w:val="0"/>
              </w:rPr>
              <w:t>Richard Maziarz</w:t>
            </w:r>
            <w:del w:id="1" w:author="Mark Schuster" w:date="2025-02-19T09:45:00Z" w16du:dateUtc="2025-02-19T17:45:00Z">
              <w:r w:rsidRPr="005F1099" w:rsidDel="00DC3B95">
                <w:rPr>
                  <w:b w:val="0"/>
                  <w:bCs w:val="0"/>
                </w:rPr>
                <w:delText xml:space="preserve"> </w:delText>
              </w:r>
            </w:del>
            <w:r w:rsidRPr="005F1099">
              <w:rPr>
                <w:b w:val="0"/>
                <w:bCs w:val="0"/>
              </w:rPr>
              <w:t>, MD</w:t>
            </w:r>
          </w:p>
        </w:tc>
      </w:tr>
      <w:tr w:rsidR="002A5EDA" w:rsidRPr="00AD5202" w14:paraId="227337CB" w14:textId="77777777" w:rsidTr="00DC3B95">
        <w:tblPrEx>
          <w:tblW w:w="953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PrExChange w:id="2" w:author="Mark Schuster" w:date="2025-02-19T09:49:00Z" w16du:dateUtc="2025-02-19T17:49:00Z">
            <w:tblPrEx>
              <w:tblW w:w="953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PrEx>
          </w:tblPrExChange>
        </w:tblPrEx>
        <w:trPr>
          <w:trHeight w:val="1143"/>
          <w:trPrChange w:id="3" w:author="Mark Schuster" w:date="2025-02-19T09:49:00Z" w16du:dateUtc="2025-02-19T17:49:00Z">
            <w:trPr>
              <w:gridBefore w:val="1"/>
              <w:trHeight w:val="1443"/>
            </w:trPr>
          </w:trPrChange>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Change w:id="4" w:author="Mark Schuster" w:date="2025-02-19T09:49:00Z" w16du:dateUtc="2025-02-19T17:49:00Z">
              <w:tcPr>
                <w:tcW w:w="27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tcPrChange>
          </w:tcPr>
          <w:p w14:paraId="69B7EFEE" w14:textId="77777777" w:rsidR="002A5EDA" w:rsidRPr="005F1099" w:rsidRDefault="002A5EDA">
            <w:pPr>
              <w:rPr>
                <w:sz w:val="22"/>
                <w:szCs w:val="22"/>
              </w:rPr>
            </w:pP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Change w:id="5" w:author="Mark Schuster" w:date="2025-02-19T09:49:00Z" w16du:dateUtc="2025-02-19T17:49:00Z">
              <w:tcPr>
                <w:tcW w:w="675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cPrChange>
          </w:tcPr>
          <w:p w14:paraId="507C7C8A" w14:textId="77777777" w:rsidR="002A5EDA" w:rsidRPr="00AD5202" w:rsidRDefault="0093435A">
            <w:pPr>
              <w:pStyle w:val="Protocol"/>
              <w:tabs>
                <w:tab w:val="left" w:pos="5946"/>
              </w:tabs>
              <w:spacing w:after="0" w:line="240" w:lineRule="auto"/>
              <w:rPr>
                <w:sz w:val="22"/>
                <w:szCs w:val="22"/>
              </w:rPr>
            </w:pPr>
            <w:r w:rsidRPr="00AD5202">
              <w:rPr>
                <w:sz w:val="22"/>
                <w:szCs w:val="22"/>
              </w:rPr>
              <w:t xml:space="preserve">Richard Maziarz, MD </w:t>
            </w:r>
          </w:p>
          <w:p w14:paraId="0A09EBF3" w14:textId="77777777" w:rsidR="005C0AD1" w:rsidRPr="00AD5202" w:rsidRDefault="005C0AD1" w:rsidP="005C0AD1">
            <w:pPr>
              <w:pStyle w:val="Protocol"/>
              <w:tabs>
                <w:tab w:val="left" w:pos="5946"/>
              </w:tabs>
              <w:spacing w:after="0" w:line="240" w:lineRule="auto"/>
              <w:rPr>
                <w:sz w:val="22"/>
                <w:szCs w:val="22"/>
              </w:rPr>
            </w:pPr>
            <w:r w:rsidRPr="00AD5202">
              <w:rPr>
                <w:sz w:val="22"/>
                <w:szCs w:val="22"/>
              </w:rPr>
              <w:t>Oregon Health &amp; Science University</w:t>
            </w:r>
          </w:p>
          <w:p w14:paraId="39AD811A" w14:textId="29601CAD" w:rsidR="005C0AD1" w:rsidDel="00DC3B95" w:rsidRDefault="005C0AD1" w:rsidP="005C0AD1">
            <w:pPr>
              <w:pStyle w:val="Protnumber"/>
              <w:tabs>
                <w:tab w:val="left" w:pos="5946"/>
              </w:tabs>
              <w:spacing w:after="0"/>
              <w:jc w:val="left"/>
              <w:rPr>
                <w:del w:id="6" w:author="Mark Schuster" w:date="2025-02-19T09:44:00Z" w16du:dateUtc="2025-02-19T17:44:00Z"/>
              </w:rPr>
            </w:pPr>
            <w:r w:rsidRPr="00AD5202">
              <w:t xml:space="preserve">3181 SW Sam Jackson Park Road, </w:t>
            </w:r>
            <w:ins w:id="7" w:author="Mark Schuster" w:date="2025-02-19T09:44:00Z">
              <w:r w:rsidR="00DC3B95" w:rsidRPr="00DC3B95">
                <w:t>KPV14</w:t>
              </w:r>
            </w:ins>
            <w:del w:id="8" w:author="Mark Schuster" w:date="2025-02-19T09:44:00Z" w16du:dateUtc="2025-02-19T17:44:00Z">
              <w:r w:rsidRPr="00AD5202" w:rsidDel="00DC3B95">
                <w:delText xml:space="preserve">&lt;mailcode&gt; </w:delText>
              </w:r>
            </w:del>
          </w:p>
          <w:p w14:paraId="0193225D" w14:textId="77777777" w:rsidR="00DC3B95" w:rsidRPr="00AD5202" w:rsidRDefault="00DC3B95" w:rsidP="005C0AD1">
            <w:pPr>
              <w:pStyle w:val="Protocol"/>
              <w:tabs>
                <w:tab w:val="left" w:pos="5946"/>
              </w:tabs>
              <w:spacing w:after="0" w:line="240" w:lineRule="auto"/>
              <w:rPr>
                <w:ins w:id="9" w:author="Mark Schuster" w:date="2025-02-19T09:49:00Z" w16du:dateUtc="2025-02-19T17:49:00Z"/>
                <w:sz w:val="22"/>
                <w:szCs w:val="22"/>
              </w:rPr>
            </w:pPr>
          </w:p>
          <w:p w14:paraId="503E8249" w14:textId="77777777" w:rsidR="005C0AD1" w:rsidRPr="005F1099" w:rsidDel="00DC3B95" w:rsidRDefault="005C0AD1" w:rsidP="005C0AD1">
            <w:pPr>
              <w:pStyle w:val="Protnumber"/>
              <w:tabs>
                <w:tab w:val="left" w:pos="5946"/>
              </w:tabs>
              <w:spacing w:after="0"/>
              <w:jc w:val="left"/>
              <w:rPr>
                <w:del w:id="10" w:author="Mark Schuster" w:date="2025-02-19T09:49:00Z" w16du:dateUtc="2025-02-19T17:49:00Z"/>
                <w:b w:val="0"/>
                <w:bCs w:val="0"/>
              </w:rPr>
            </w:pPr>
            <w:r w:rsidRPr="00AD5202">
              <w:rPr>
                <w:b w:val="0"/>
                <w:bCs w:val="0"/>
              </w:rPr>
              <w:t>Portland, OR 97239</w:t>
            </w:r>
            <w:r w:rsidRPr="005F1099">
              <w:rPr>
                <w:b w:val="0"/>
                <w:bCs w:val="0"/>
              </w:rPr>
              <w:t xml:space="preserve"> </w:t>
            </w:r>
          </w:p>
          <w:p w14:paraId="0359ADF5" w14:textId="4BEACEBC" w:rsidR="002A5EDA" w:rsidRPr="005F1099" w:rsidRDefault="002A5EDA">
            <w:pPr>
              <w:pStyle w:val="Protnumber"/>
              <w:tabs>
                <w:tab w:val="left" w:pos="5946"/>
              </w:tabs>
              <w:spacing w:after="0"/>
              <w:jc w:val="left"/>
              <w:pPrChange w:id="11" w:author="Mark Schuster" w:date="2025-02-19T09:49:00Z" w16du:dateUtc="2025-02-19T17:49:00Z">
                <w:pPr>
                  <w:pStyle w:val="Protocol"/>
                  <w:tabs>
                    <w:tab w:val="left" w:pos="5946"/>
                  </w:tabs>
                  <w:spacing w:after="0" w:line="240" w:lineRule="auto"/>
                </w:pPr>
              </w:pPrChange>
            </w:pPr>
          </w:p>
        </w:tc>
      </w:tr>
      <w:tr w:rsidR="002A5EDA" w:rsidRPr="00AD5202" w14:paraId="6F05C55E"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302B88" w14:textId="77777777" w:rsidR="002A5EDA" w:rsidRPr="005F1099" w:rsidRDefault="002A5EDA">
            <w:pPr>
              <w:rPr>
                <w:sz w:val="22"/>
                <w:szCs w:val="22"/>
              </w:rPr>
            </w:pP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02D082" w14:textId="77777777" w:rsidR="002A5EDA" w:rsidRPr="005F1099" w:rsidRDefault="002A5EDA">
            <w:pPr>
              <w:rPr>
                <w:sz w:val="22"/>
                <w:szCs w:val="22"/>
              </w:rPr>
            </w:pPr>
          </w:p>
        </w:tc>
      </w:tr>
      <w:tr w:rsidR="002A5EDA" w:rsidRPr="00AD5202" w14:paraId="4C0858A1" w14:textId="77777777">
        <w:trPr>
          <w:trHeight w:val="336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71A58D" w14:textId="77777777" w:rsidR="002A5EDA" w:rsidRPr="005F1099" w:rsidRDefault="0093435A">
            <w:pPr>
              <w:pStyle w:val="Protocol"/>
              <w:spacing w:after="0" w:line="240" w:lineRule="auto"/>
              <w:jc w:val="right"/>
              <w:rPr>
                <w:sz w:val="22"/>
                <w:szCs w:val="22"/>
                <w:u w:val="single"/>
              </w:rPr>
            </w:pPr>
            <w:r w:rsidRPr="005F1099">
              <w:rPr>
                <w:sz w:val="22"/>
                <w:szCs w:val="22"/>
                <w:u w:val="single"/>
              </w:rPr>
              <w:t>Participating</w:t>
            </w:r>
          </w:p>
          <w:p w14:paraId="61E8FC8B" w14:textId="77777777" w:rsidR="002A5EDA" w:rsidRPr="005F1099" w:rsidRDefault="0093435A">
            <w:pPr>
              <w:pStyle w:val="Protocol"/>
              <w:spacing w:after="0" w:line="240" w:lineRule="auto"/>
              <w:jc w:val="right"/>
              <w:rPr>
                <w:sz w:val="22"/>
                <w:szCs w:val="22"/>
              </w:rPr>
            </w:pPr>
            <w:r w:rsidRPr="005F1099">
              <w:rPr>
                <w:sz w:val="22"/>
                <w:szCs w:val="22"/>
                <w:u w:val="single"/>
              </w:rPr>
              <w:t>Investigator(s):</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2D5708" w14:textId="77777777" w:rsidR="002A5EDA" w:rsidRPr="00AD5202" w:rsidRDefault="0093435A">
            <w:pPr>
              <w:pStyle w:val="Protocol"/>
              <w:tabs>
                <w:tab w:val="left" w:pos="5946"/>
              </w:tabs>
              <w:spacing w:after="0" w:line="240" w:lineRule="auto"/>
              <w:rPr>
                <w:sz w:val="22"/>
                <w:szCs w:val="22"/>
              </w:rPr>
            </w:pPr>
            <w:r w:rsidRPr="00AD5202">
              <w:rPr>
                <w:sz w:val="22"/>
                <w:szCs w:val="22"/>
              </w:rPr>
              <w:t>Smith Kungwankiattichai, MD</w:t>
            </w:r>
          </w:p>
          <w:p w14:paraId="6070B561" w14:textId="77777777" w:rsidR="002A5EDA" w:rsidRPr="00AD5202" w:rsidRDefault="0093435A">
            <w:pPr>
              <w:pStyle w:val="Protocol"/>
              <w:tabs>
                <w:tab w:val="left" w:pos="5946"/>
              </w:tabs>
              <w:spacing w:after="0" w:line="240" w:lineRule="auto"/>
              <w:rPr>
                <w:sz w:val="22"/>
                <w:szCs w:val="22"/>
              </w:rPr>
            </w:pPr>
            <w:r w:rsidRPr="00AD5202">
              <w:rPr>
                <w:sz w:val="22"/>
                <w:szCs w:val="22"/>
              </w:rPr>
              <w:t>Knight Cancer Institute</w:t>
            </w:r>
          </w:p>
          <w:p w14:paraId="5EEB4485" w14:textId="77777777" w:rsidR="002A5EDA" w:rsidRPr="00AD5202" w:rsidRDefault="0093435A">
            <w:pPr>
              <w:pStyle w:val="Protocol"/>
              <w:tabs>
                <w:tab w:val="left" w:pos="5946"/>
              </w:tabs>
              <w:spacing w:after="0" w:line="240" w:lineRule="auto"/>
              <w:rPr>
                <w:sz w:val="22"/>
                <w:szCs w:val="22"/>
              </w:rPr>
            </w:pPr>
            <w:r w:rsidRPr="00AD5202">
              <w:rPr>
                <w:sz w:val="22"/>
                <w:szCs w:val="22"/>
              </w:rPr>
              <w:t>Oregon Health &amp; Science University</w:t>
            </w:r>
          </w:p>
          <w:p w14:paraId="02B08CF2" w14:textId="75DCF961" w:rsidR="002A5EDA" w:rsidRPr="00AD5202" w:rsidRDefault="0093435A">
            <w:pPr>
              <w:pStyle w:val="Protocol"/>
              <w:tabs>
                <w:tab w:val="left" w:pos="5946"/>
              </w:tabs>
              <w:spacing w:after="0" w:line="240" w:lineRule="auto"/>
              <w:rPr>
                <w:sz w:val="22"/>
                <w:szCs w:val="22"/>
              </w:rPr>
            </w:pPr>
            <w:r w:rsidRPr="00AD5202">
              <w:rPr>
                <w:sz w:val="22"/>
                <w:szCs w:val="22"/>
              </w:rPr>
              <w:t xml:space="preserve">3181 SW Sam Jackson Park Road, </w:t>
            </w:r>
            <w:ins w:id="12" w:author="Mark Schuster" w:date="2025-02-19T09:44:00Z">
              <w:r w:rsidR="00DC3B95" w:rsidRPr="00DC3B95">
                <w:rPr>
                  <w:sz w:val="22"/>
                  <w:szCs w:val="22"/>
                </w:rPr>
                <w:t>KPV14</w:t>
              </w:r>
            </w:ins>
            <w:del w:id="13" w:author="Mark Schuster" w:date="2025-02-19T09:44:00Z" w16du:dateUtc="2025-02-19T17:44:00Z">
              <w:r w:rsidRPr="00AD5202" w:rsidDel="00DC3B95">
                <w:rPr>
                  <w:sz w:val="22"/>
                  <w:szCs w:val="22"/>
                </w:rPr>
                <w:delText xml:space="preserve">&lt;mailcode&gt; </w:delText>
              </w:r>
            </w:del>
          </w:p>
          <w:p w14:paraId="4A1BBF3C" w14:textId="77777777" w:rsidR="002A5EDA" w:rsidRPr="005F1099" w:rsidRDefault="0093435A">
            <w:pPr>
              <w:pStyle w:val="Protnumber"/>
              <w:tabs>
                <w:tab w:val="left" w:pos="5946"/>
              </w:tabs>
              <w:spacing w:after="0"/>
              <w:jc w:val="left"/>
              <w:rPr>
                <w:b w:val="0"/>
                <w:bCs w:val="0"/>
              </w:rPr>
            </w:pPr>
            <w:r w:rsidRPr="00AD5202">
              <w:rPr>
                <w:b w:val="0"/>
                <w:bCs w:val="0"/>
              </w:rPr>
              <w:t>Portland, OR 97239</w:t>
            </w:r>
            <w:r w:rsidRPr="005F1099">
              <w:rPr>
                <w:b w:val="0"/>
                <w:bCs w:val="0"/>
              </w:rPr>
              <w:t xml:space="preserve"> </w:t>
            </w:r>
          </w:p>
          <w:p w14:paraId="258437CB" w14:textId="77777777" w:rsidR="002A5EDA" w:rsidRPr="00AD5202" w:rsidRDefault="0093435A">
            <w:pPr>
              <w:pStyle w:val="Protnumber"/>
              <w:tabs>
                <w:tab w:val="left" w:pos="5946"/>
              </w:tabs>
              <w:spacing w:after="0"/>
              <w:jc w:val="left"/>
              <w:rPr>
                <w:b w:val="0"/>
                <w:bCs w:val="0"/>
              </w:rPr>
            </w:pPr>
            <w:r w:rsidRPr="00AD5202">
              <w:rPr>
                <w:b w:val="0"/>
                <w:bCs w:val="0"/>
              </w:rPr>
              <w:t>Phone: &lt;503-555-5555&gt;</w:t>
            </w:r>
          </w:p>
          <w:p w14:paraId="5C5D2CCD" w14:textId="77777777" w:rsidR="002A5EDA" w:rsidRPr="00AD5202" w:rsidRDefault="0093435A">
            <w:pPr>
              <w:pStyle w:val="Protnumber"/>
              <w:tabs>
                <w:tab w:val="left" w:pos="5946"/>
              </w:tabs>
              <w:spacing w:after="0"/>
              <w:jc w:val="left"/>
              <w:rPr>
                <w:b w:val="0"/>
                <w:bCs w:val="0"/>
              </w:rPr>
            </w:pPr>
            <w:r w:rsidRPr="00AD5202">
              <w:rPr>
                <w:b w:val="0"/>
                <w:bCs w:val="0"/>
              </w:rPr>
              <w:t>Fax: &lt;503-555-5555&gt;</w:t>
            </w:r>
          </w:p>
          <w:p w14:paraId="7D8CAE4D" w14:textId="77777777" w:rsidR="002A5EDA" w:rsidRPr="00AD5202" w:rsidRDefault="0093435A">
            <w:pPr>
              <w:pStyle w:val="Protocol"/>
              <w:tabs>
                <w:tab w:val="left" w:pos="5946"/>
              </w:tabs>
              <w:spacing w:after="0" w:line="240" w:lineRule="auto"/>
              <w:rPr>
                <w:sz w:val="22"/>
                <w:szCs w:val="22"/>
              </w:rPr>
            </w:pPr>
            <w:r w:rsidRPr="00AD5202">
              <w:rPr>
                <w:sz w:val="22"/>
                <w:szCs w:val="22"/>
              </w:rPr>
              <w:t xml:space="preserve">Email: </w:t>
            </w:r>
            <w:hyperlink r:id="rId7" w:history="1">
              <w:r w:rsidRPr="00AD5202">
                <w:rPr>
                  <w:rStyle w:val="Hyperlink0"/>
                  <w:sz w:val="22"/>
                  <w:szCs w:val="22"/>
                </w:rPr>
                <w:t>kungwank@ohsu.edu</w:t>
              </w:r>
            </w:hyperlink>
          </w:p>
          <w:p w14:paraId="1907CD84" w14:textId="77777777" w:rsidR="00915B15" w:rsidRPr="00AD5202" w:rsidRDefault="00915B15">
            <w:pPr>
              <w:pStyle w:val="Protocol"/>
              <w:tabs>
                <w:tab w:val="left" w:pos="5946"/>
              </w:tabs>
              <w:spacing w:after="0" w:line="240" w:lineRule="auto"/>
              <w:rPr>
                <w:sz w:val="22"/>
                <w:szCs w:val="22"/>
              </w:rPr>
            </w:pPr>
          </w:p>
          <w:p w14:paraId="5B63F913" w14:textId="465C0FD8" w:rsidR="00915B15" w:rsidRPr="00AD5202" w:rsidRDefault="00915B15">
            <w:pPr>
              <w:pStyle w:val="Protocol"/>
              <w:tabs>
                <w:tab w:val="left" w:pos="5946"/>
              </w:tabs>
              <w:spacing w:after="0" w:line="240" w:lineRule="auto"/>
              <w:rPr>
                <w:sz w:val="22"/>
                <w:szCs w:val="22"/>
              </w:rPr>
            </w:pPr>
            <w:r w:rsidRPr="00AD5202">
              <w:rPr>
                <w:sz w:val="22"/>
                <w:szCs w:val="22"/>
              </w:rPr>
              <w:t>Manoj Rai</w:t>
            </w:r>
            <w:r w:rsidR="003E4936">
              <w:rPr>
                <w:sz w:val="22"/>
                <w:szCs w:val="22"/>
              </w:rPr>
              <w:t xml:space="preserve">, </w:t>
            </w:r>
            <w:r w:rsidRPr="00AD5202">
              <w:rPr>
                <w:sz w:val="22"/>
                <w:szCs w:val="22"/>
              </w:rPr>
              <w:t>MD</w:t>
            </w:r>
          </w:p>
          <w:p w14:paraId="2557299E" w14:textId="77777777" w:rsidR="00915B15" w:rsidRPr="00AD5202" w:rsidRDefault="00915B15" w:rsidP="00915B15">
            <w:pPr>
              <w:pStyle w:val="Protocol"/>
              <w:tabs>
                <w:tab w:val="left" w:pos="5946"/>
              </w:tabs>
              <w:spacing w:after="0" w:line="240" w:lineRule="auto"/>
              <w:rPr>
                <w:sz w:val="22"/>
                <w:szCs w:val="22"/>
              </w:rPr>
            </w:pPr>
            <w:r w:rsidRPr="00AD5202">
              <w:rPr>
                <w:sz w:val="22"/>
                <w:szCs w:val="22"/>
              </w:rPr>
              <w:t>Knight Cancer Institute</w:t>
            </w:r>
          </w:p>
          <w:p w14:paraId="1BE45277" w14:textId="77777777" w:rsidR="00915B15" w:rsidRPr="00AD5202" w:rsidRDefault="00915B15" w:rsidP="00915B15">
            <w:pPr>
              <w:pStyle w:val="Protocol"/>
              <w:tabs>
                <w:tab w:val="left" w:pos="5946"/>
              </w:tabs>
              <w:spacing w:after="0" w:line="240" w:lineRule="auto"/>
              <w:rPr>
                <w:sz w:val="22"/>
                <w:szCs w:val="22"/>
              </w:rPr>
            </w:pPr>
            <w:r w:rsidRPr="00AD5202">
              <w:rPr>
                <w:sz w:val="22"/>
                <w:szCs w:val="22"/>
              </w:rPr>
              <w:t>Oregon Health &amp; Science University</w:t>
            </w:r>
          </w:p>
          <w:p w14:paraId="213C5E53" w14:textId="17291B79" w:rsidR="00915B15" w:rsidRPr="00AD5202" w:rsidRDefault="00915B15" w:rsidP="00915B15">
            <w:pPr>
              <w:pStyle w:val="Protocol"/>
              <w:tabs>
                <w:tab w:val="left" w:pos="5946"/>
              </w:tabs>
              <w:spacing w:after="0" w:line="240" w:lineRule="auto"/>
              <w:rPr>
                <w:sz w:val="22"/>
                <w:szCs w:val="22"/>
              </w:rPr>
            </w:pPr>
            <w:r w:rsidRPr="00AD5202">
              <w:rPr>
                <w:sz w:val="22"/>
                <w:szCs w:val="22"/>
              </w:rPr>
              <w:t xml:space="preserve">3181 SW Sam Jackson Park Road, </w:t>
            </w:r>
            <w:ins w:id="14" w:author="Mark Schuster" w:date="2025-02-19T09:44:00Z">
              <w:r w:rsidR="00DC3B95" w:rsidRPr="00DC3B95">
                <w:rPr>
                  <w:sz w:val="22"/>
                  <w:szCs w:val="22"/>
                </w:rPr>
                <w:t>KPV14</w:t>
              </w:r>
            </w:ins>
            <w:del w:id="15" w:author="Mark Schuster" w:date="2025-02-19T09:44:00Z" w16du:dateUtc="2025-02-19T17:44:00Z">
              <w:r w:rsidRPr="00AD5202" w:rsidDel="00DC3B95">
                <w:rPr>
                  <w:sz w:val="22"/>
                  <w:szCs w:val="22"/>
                </w:rPr>
                <w:delText xml:space="preserve">&lt;mailcode&gt; </w:delText>
              </w:r>
            </w:del>
          </w:p>
          <w:p w14:paraId="23FB4762" w14:textId="77777777" w:rsidR="00915B15" w:rsidRPr="005F1099" w:rsidRDefault="00915B15" w:rsidP="00915B15">
            <w:pPr>
              <w:pStyle w:val="Protnumber"/>
              <w:tabs>
                <w:tab w:val="left" w:pos="5946"/>
              </w:tabs>
              <w:spacing w:after="0"/>
              <w:jc w:val="left"/>
              <w:rPr>
                <w:b w:val="0"/>
                <w:bCs w:val="0"/>
              </w:rPr>
            </w:pPr>
            <w:r w:rsidRPr="00AD5202">
              <w:rPr>
                <w:b w:val="0"/>
                <w:bCs w:val="0"/>
              </w:rPr>
              <w:t>Portland, OR 97239</w:t>
            </w:r>
            <w:r w:rsidRPr="005F1099">
              <w:rPr>
                <w:b w:val="0"/>
                <w:bCs w:val="0"/>
              </w:rPr>
              <w:t xml:space="preserve"> </w:t>
            </w:r>
          </w:p>
          <w:p w14:paraId="79EE3B09" w14:textId="77777777" w:rsidR="00915B15" w:rsidRPr="005F1099" w:rsidRDefault="00915B15" w:rsidP="00915B15">
            <w:pPr>
              <w:pStyle w:val="Protnumber"/>
              <w:tabs>
                <w:tab w:val="left" w:pos="5946"/>
              </w:tabs>
              <w:spacing w:after="0"/>
              <w:jc w:val="left"/>
              <w:rPr>
                <w:b w:val="0"/>
                <w:bCs w:val="0"/>
              </w:rPr>
            </w:pPr>
            <w:r w:rsidRPr="005F1099">
              <w:rPr>
                <w:b w:val="0"/>
                <w:bCs w:val="0"/>
              </w:rPr>
              <w:t>Email: raim@ohsu.edu</w:t>
            </w:r>
          </w:p>
          <w:p w14:paraId="435BD090" w14:textId="77777777" w:rsidR="00915B15" w:rsidRDefault="00915B15">
            <w:pPr>
              <w:pStyle w:val="Protocol"/>
              <w:tabs>
                <w:tab w:val="left" w:pos="5946"/>
              </w:tabs>
              <w:spacing w:after="0" w:line="240" w:lineRule="auto"/>
              <w:rPr>
                <w:sz w:val="22"/>
                <w:szCs w:val="22"/>
              </w:rPr>
            </w:pPr>
          </w:p>
          <w:p w14:paraId="0D36C3CB" w14:textId="77777777" w:rsidR="005C0AD1" w:rsidRDefault="003E4936" w:rsidP="005C0AD1">
            <w:pPr>
              <w:pStyle w:val="Protocol"/>
              <w:tabs>
                <w:tab w:val="left" w:pos="5946"/>
              </w:tabs>
              <w:spacing w:after="0" w:line="240" w:lineRule="auto"/>
              <w:rPr>
                <w:sz w:val="22"/>
                <w:szCs w:val="22"/>
              </w:rPr>
            </w:pPr>
            <w:r w:rsidRPr="003E4936">
              <w:rPr>
                <w:sz w:val="22"/>
                <w:szCs w:val="22"/>
              </w:rPr>
              <w:t>Sanjog Bastola</w:t>
            </w:r>
            <w:r>
              <w:rPr>
                <w:sz w:val="22"/>
                <w:szCs w:val="22"/>
              </w:rPr>
              <w:t>, MD</w:t>
            </w:r>
          </w:p>
          <w:p w14:paraId="46D60554" w14:textId="77777777" w:rsidR="00DC3B95" w:rsidRDefault="003E4936" w:rsidP="005C0AD1">
            <w:pPr>
              <w:pStyle w:val="Protocol"/>
              <w:tabs>
                <w:tab w:val="left" w:pos="5946"/>
              </w:tabs>
              <w:spacing w:after="0" w:line="240" w:lineRule="auto"/>
              <w:rPr>
                <w:ins w:id="16" w:author="Mark Schuster" w:date="2025-02-19T09:44:00Z" w16du:dateUtc="2025-02-19T17:44:00Z"/>
                <w:sz w:val="22"/>
                <w:szCs w:val="22"/>
              </w:rPr>
            </w:pPr>
            <w:r w:rsidRPr="003E4936">
              <w:rPr>
                <w:sz w:val="22"/>
                <w:szCs w:val="22"/>
              </w:rPr>
              <w:t>Knight Cancer Institute Oregon Health &amp; Science University</w:t>
            </w:r>
          </w:p>
          <w:p w14:paraId="58FCF04E" w14:textId="23D9C386" w:rsidR="00DC3B95" w:rsidRDefault="003E4936" w:rsidP="005C0AD1">
            <w:pPr>
              <w:pStyle w:val="Protocol"/>
              <w:tabs>
                <w:tab w:val="left" w:pos="5946"/>
              </w:tabs>
              <w:spacing w:after="0" w:line="240" w:lineRule="auto"/>
              <w:rPr>
                <w:ins w:id="17" w:author="Mark Schuster" w:date="2025-02-19T09:45:00Z" w16du:dateUtc="2025-02-19T17:45:00Z"/>
                <w:sz w:val="22"/>
                <w:szCs w:val="22"/>
              </w:rPr>
            </w:pPr>
            <w:r w:rsidRPr="003E4936">
              <w:rPr>
                <w:sz w:val="22"/>
                <w:szCs w:val="22"/>
              </w:rPr>
              <w:t xml:space="preserve">3181 SW Sam Jackson Park Road, </w:t>
            </w:r>
            <w:ins w:id="18" w:author="Mark Schuster" w:date="2025-02-19T09:45:00Z">
              <w:r w:rsidR="00DC3B95" w:rsidRPr="00DC3B95">
                <w:rPr>
                  <w:sz w:val="22"/>
                  <w:szCs w:val="22"/>
                </w:rPr>
                <w:t>KPV14</w:t>
              </w:r>
            </w:ins>
          </w:p>
          <w:p w14:paraId="613A0143" w14:textId="61E994C3" w:rsidR="003E4936" w:rsidRDefault="003E4936" w:rsidP="005C0AD1">
            <w:pPr>
              <w:pStyle w:val="Protocol"/>
              <w:tabs>
                <w:tab w:val="left" w:pos="5946"/>
              </w:tabs>
              <w:spacing w:after="0" w:line="240" w:lineRule="auto"/>
              <w:rPr>
                <w:sz w:val="22"/>
                <w:szCs w:val="22"/>
              </w:rPr>
            </w:pPr>
            <w:r w:rsidRPr="003E4936">
              <w:rPr>
                <w:sz w:val="22"/>
                <w:szCs w:val="22"/>
              </w:rPr>
              <w:t xml:space="preserve">Portland, OR 97239 </w:t>
            </w:r>
          </w:p>
          <w:p w14:paraId="7F390DD1" w14:textId="31C80379" w:rsidR="003E4936" w:rsidRPr="00AD5202" w:rsidRDefault="003E4936" w:rsidP="005C0AD1">
            <w:pPr>
              <w:pStyle w:val="Protocol"/>
              <w:tabs>
                <w:tab w:val="left" w:pos="5946"/>
              </w:tabs>
              <w:spacing w:after="0" w:line="240" w:lineRule="auto"/>
              <w:rPr>
                <w:sz w:val="22"/>
                <w:szCs w:val="22"/>
              </w:rPr>
            </w:pPr>
            <w:r w:rsidRPr="003E4936">
              <w:rPr>
                <w:sz w:val="22"/>
                <w:szCs w:val="22"/>
              </w:rPr>
              <w:t>Email: bastola@ohsu.edu</w:t>
            </w:r>
          </w:p>
          <w:p w14:paraId="345D0DBD" w14:textId="77777777" w:rsidR="00915B15" w:rsidRPr="00AD5202" w:rsidRDefault="00915B15">
            <w:pPr>
              <w:pStyle w:val="Protocol"/>
              <w:tabs>
                <w:tab w:val="left" w:pos="5946"/>
              </w:tabs>
              <w:spacing w:after="0" w:line="240" w:lineRule="auto"/>
              <w:rPr>
                <w:sz w:val="22"/>
                <w:szCs w:val="22"/>
              </w:rPr>
            </w:pPr>
          </w:p>
          <w:p w14:paraId="7B677BE1" w14:textId="77777777" w:rsidR="00915B15" w:rsidRPr="005F1099" w:rsidRDefault="00915B15">
            <w:pPr>
              <w:pStyle w:val="Protocol"/>
              <w:tabs>
                <w:tab w:val="left" w:pos="5946"/>
              </w:tabs>
              <w:spacing w:after="0" w:line="240" w:lineRule="auto"/>
              <w:rPr>
                <w:sz w:val="22"/>
                <w:szCs w:val="22"/>
              </w:rPr>
            </w:pPr>
          </w:p>
        </w:tc>
      </w:tr>
      <w:tr w:rsidR="002A5EDA" w:rsidRPr="00AD5202" w14:paraId="1176AF95" w14:textId="77777777">
        <w:trPr>
          <w:trHeight w:val="243"/>
        </w:trPr>
        <w:tc>
          <w:tcPr>
            <w:tcW w:w="27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3CF5EC" w14:textId="77777777" w:rsidR="002A5EDA" w:rsidRPr="005F1099" w:rsidRDefault="002A5EDA">
            <w:pPr>
              <w:rPr>
                <w:sz w:val="22"/>
                <w:szCs w:val="22"/>
              </w:rPr>
            </w:pP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B34BFA" w14:textId="77777777" w:rsidR="002A5EDA" w:rsidRPr="005F1099" w:rsidRDefault="002A5EDA">
            <w:pPr>
              <w:rPr>
                <w:sz w:val="22"/>
                <w:szCs w:val="22"/>
              </w:rPr>
            </w:pPr>
          </w:p>
        </w:tc>
      </w:tr>
    </w:tbl>
    <w:p w14:paraId="3138C882" w14:textId="77777777" w:rsidR="002A5EDA" w:rsidRPr="00AD5202" w:rsidRDefault="002A5EDA">
      <w:pPr>
        <w:pStyle w:val="Body"/>
        <w:tabs>
          <w:tab w:val="left" w:pos="450"/>
        </w:tabs>
      </w:pPr>
    </w:p>
    <w:p w14:paraId="6A70FA84" w14:textId="77777777" w:rsidR="002A5EDA" w:rsidRPr="00AD5202" w:rsidRDefault="002A5EDA">
      <w:pPr>
        <w:pStyle w:val="Body"/>
        <w:tabs>
          <w:tab w:val="left" w:pos="450"/>
        </w:tabs>
        <w:spacing w:line="240" w:lineRule="exact"/>
        <w:sectPr w:rsidR="002A5EDA" w:rsidRPr="00AD5202">
          <w:headerReference w:type="default" r:id="rId8"/>
          <w:footerReference w:type="default" r:id="rId9"/>
          <w:headerReference w:type="first" r:id="rId10"/>
          <w:footerReference w:type="first" r:id="rId11"/>
          <w:pgSz w:w="12240" w:h="15840"/>
          <w:pgMar w:top="1530" w:right="1440" w:bottom="1440" w:left="1440" w:header="0" w:footer="720" w:gutter="0"/>
          <w:cols w:space="720"/>
        </w:sectPr>
      </w:pPr>
    </w:p>
    <w:p w14:paraId="0B478B40" w14:textId="77777777" w:rsidR="002A5EDA" w:rsidRPr="005F1099" w:rsidRDefault="0093435A">
      <w:pPr>
        <w:pStyle w:val="Preface-Appendix"/>
        <w:rPr>
          <w:b w:val="0"/>
          <w:bCs w:val="0"/>
          <w:sz w:val="22"/>
          <w:szCs w:val="22"/>
        </w:rPr>
      </w:pPr>
      <w:bookmarkStart w:id="33" w:name="_Toc"/>
      <w:r w:rsidRPr="005F1099">
        <w:rPr>
          <w:rFonts w:eastAsia="Arial Unicode MS" w:cs="Arial Unicode MS"/>
          <w:b w:val="0"/>
          <w:bCs w:val="0"/>
          <w:sz w:val="22"/>
          <w:szCs w:val="22"/>
        </w:rPr>
        <w:lastRenderedPageBreak/>
        <w:t>SUMMARY OF CHANGES</w:t>
      </w:r>
      <w:bookmarkEnd w:id="33"/>
    </w:p>
    <w:p w14:paraId="52B5BBF0" w14:textId="77777777" w:rsidR="002A5EDA" w:rsidRPr="00AD5202" w:rsidRDefault="002A5EDA">
      <w:pPr>
        <w:pStyle w:val="Body"/>
      </w:pPr>
    </w:p>
    <w:tbl>
      <w:tblPr>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21"/>
        <w:gridCol w:w="1068"/>
        <w:gridCol w:w="3396"/>
        <w:gridCol w:w="4470"/>
      </w:tblGrid>
      <w:tr w:rsidR="002A5EDA" w:rsidRPr="00AD5202" w14:paraId="3CB8376A"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F7CE0A" w14:textId="77777777" w:rsidR="002A5EDA" w:rsidRPr="00AD5202" w:rsidRDefault="0093435A">
            <w:pPr>
              <w:pStyle w:val="Body"/>
              <w:widowControl/>
            </w:pPr>
            <w:r w:rsidRPr="00AD5202">
              <w:t>#</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82608" w14:textId="77777777" w:rsidR="002A5EDA" w:rsidRPr="00AD5202" w:rsidRDefault="0093435A">
            <w:pPr>
              <w:pStyle w:val="Body"/>
              <w:widowControl/>
              <w:jc w:val="center"/>
            </w:pPr>
            <w:r w:rsidRPr="005F1099">
              <w:t>Section</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C7D6ED" w14:textId="77777777" w:rsidR="002A5EDA" w:rsidRPr="00AD5202" w:rsidRDefault="0093435A">
            <w:pPr>
              <w:pStyle w:val="Body"/>
              <w:widowControl/>
            </w:pPr>
            <w:r w:rsidRPr="005F1099">
              <w:t>Description of Change</w:t>
            </w: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8D09A8" w14:textId="77777777" w:rsidR="002A5EDA" w:rsidRPr="00AD5202" w:rsidRDefault="0093435A">
            <w:pPr>
              <w:pStyle w:val="Body"/>
              <w:widowControl/>
            </w:pPr>
            <w:r w:rsidRPr="005F1099">
              <w:t>Justification for Revision</w:t>
            </w:r>
          </w:p>
        </w:tc>
      </w:tr>
      <w:tr w:rsidR="002A5EDA" w:rsidRPr="00AD5202" w14:paraId="6AA9155D"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2BEFE" w14:textId="77777777" w:rsidR="002A5EDA" w:rsidRPr="00AD5202" w:rsidRDefault="0093435A">
            <w:pPr>
              <w:pStyle w:val="Body"/>
              <w:widowControl/>
            </w:pPr>
            <w:r w:rsidRPr="00AD5202">
              <w:t>1.</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5D5CF" w14:textId="77777777" w:rsidR="002A5EDA" w:rsidRPr="005F1099" w:rsidRDefault="002A5EDA">
            <w:pPr>
              <w:rPr>
                <w:sz w:val="22"/>
                <w:szCs w:val="22"/>
              </w:rPr>
            </w:pP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86799" w14:textId="77777777" w:rsidR="002A5EDA" w:rsidRPr="005F1099" w:rsidRDefault="002A5EDA">
            <w:pPr>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B6407" w14:textId="77777777" w:rsidR="002A5EDA" w:rsidRPr="005F1099" w:rsidRDefault="002A5EDA">
            <w:pPr>
              <w:rPr>
                <w:sz w:val="22"/>
                <w:szCs w:val="22"/>
              </w:rPr>
            </w:pPr>
          </w:p>
        </w:tc>
      </w:tr>
      <w:tr w:rsidR="002A5EDA" w:rsidRPr="00AD5202" w14:paraId="2C7447D7"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A59328" w14:textId="77777777" w:rsidR="002A5EDA" w:rsidRPr="00AD5202" w:rsidRDefault="0093435A">
            <w:pPr>
              <w:pStyle w:val="Body"/>
              <w:widowControl/>
            </w:pPr>
            <w:r w:rsidRPr="00AD5202">
              <w:t>2.</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B67D5" w14:textId="77777777" w:rsidR="002A5EDA" w:rsidRPr="005F1099" w:rsidRDefault="002A5EDA">
            <w:pPr>
              <w:rPr>
                <w:sz w:val="22"/>
                <w:szCs w:val="22"/>
              </w:rPr>
            </w:pP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B2B6B" w14:textId="77777777" w:rsidR="002A5EDA" w:rsidRPr="005F1099" w:rsidRDefault="002A5EDA">
            <w:pPr>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DAE4B" w14:textId="77777777" w:rsidR="002A5EDA" w:rsidRPr="005F1099" w:rsidRDefault="002A5EDA">
            <w:pPr>
              <w:rPr>
                <w:sz w:val="22"/>
                <w:szCs w:val="22"/>
              </w:rPr>
            </w:pPr>
          </w:p>
        </w:tc>
      </w:tr>
      <w:tr w:rsidR="002A5EDA" w:rsidRPr="00AD5202" w14:paraId="1CA12EEC"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F4DFB9" w14:textId="77777777" w:rsidR="002A5EDA" w:rsidRPr="00AD5202" w:rsidRDefault="0093435A">
            <w:pPr>
              <w:pStyle w:val="Body"/>
              <w:widowControl/>
            </w:pPr>
            <w:r w:rsidRPr="00AD5202">
              <w:t>3.</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375CCD" w14:textId="77777777" w:rsidR="002A5EDA" w:rsidRPr="005F1099" w:rsidRDefault="002A5EDA">
            <w:pPr>
              <w:rPr>
                <w:sz w:val="22"/>
                <w:szCs w:val="22"/>
              </w:rPr>
            </w:pP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EFFED6" w14:textId="77777777" w:rsidR="002A5EDA" w:rsidRPr="005F1099" w:rsidRDefault="002A5EDA">
            <w:pPr>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033D5" w14:textId="77777777" w:rsidR="002A5EDA" w:rsidRPr="005F1099" w:rsidRDefault="002A5EDA">
            <w:pPr>
              <w:rPr>
                <w:sz w:val="22"/>
                <w:szCs w:val="22"/>
              </w:rPr>
            </w:pPr>
          </w:p>
        </w:tc>
      </w:tr>
      <w:tr w:rsidR="002A5EDA" w:rsidRPr="00AD5202" w14:paraId="448B544D"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91E494" w14:textId="77777777" w:rsidR="002A5EDA" w:rsidRPr="00AD5202" w:rsidRDefault="0093435A">
            <w:pPr>
              <w:pStyle w:val="Body"/>
              <w:widowControl/>
            </w:pPr>
            <w:r w:rsidRPr="00AD5202">
              <w:t>4.</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B0197" w14:textId="77777777" w:rsidR="002A5EDA" w:rsidRPr="005F1099" w:rsidRDefault="002A5EDA">
            <w:pPr>
              <w:rPr>
                <w:sz w:val="22"/>
                <w:szCs w:val="22"/>
              </w:rPr>
            </w:pP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8F969" w14:textId="77777777" w:rsidR="002A5EDA" w:rsidRPr="005F1099" w:rsidRDefault="002A5EDA">
            <w:pPr>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051F37" w14:textId="77777777" w:rsidR="002A5EDA" w:rsidRPr="005F1099" w:rsidRDefault="002A5EDA">
            <w:pPr>
              <w:rPr>
                <w:sz w:val="22"/>
                <w:szCs w:val="22"/>
              </w:rPr>
            </w:pPr>
          </w:p>
        </w:tc>
      </w:tr>
      <w:tr w:rsidR="002A5EDA" w:rsidRPr="00AD5202" w14:paraId="1B0F646E" w14:textId="77777777">
        <w:trPr>
          <w:trHeight w:val="243"/>
        </w:trPr>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2DE737" w14:textId="77777777" w:rsidR="002A5EDA" w:rsidRPr="00AD5202" w:rsidRDefault="0093435A">
            <w:pPr>
              <w:pStyle w:val="Body"/>
              <w:widowControl/>
            </w:pPr>
            <w:r w:rsidRPr="00AD5202">
              <w:t>5.</w:t>
            </w:r>
          </w:p>
        </w:tc>
        <w:tc>
          <w:tcPr>
            <w:tcW w:w="10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BE944" w14:textId="77777777" w:rsidR="002A5EDA" w:rsidRPr="005F1099" w:rsidRDefault="002A5EDA">
            <w:pPr>
              <w:rPr>
                <w:sz w:val="22"/>
                <w:szCs w:val="22"/>
              </w:rPr>
            </w:pP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00D010" w14:textId="77777777" w:rsidR="002A5EDA" w:rsidRPr="005F1099" w:rsidRDefault="002A5EDA">
            <w:pPr>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3AC11D" w14:textId="77777777" w:rsidR="002A5EDA" w:rsidRPr="005F1099" w:rsidRDefault="002A5EDA">
            <w:pPr>
              <w:rPr>
                <w:sz w:val="22"/>
                <w:szCs w:val="22"/>
              </w:rPr>
            </w:pPr>
          </w:p>
        </w:tc>
      </w:tr>
    </w:tbl>
    <w:p w14:paraId="388CA335" w14:textId="08BB624F" w:rsidR="00DC3B95" w:rsidRDefault="00DC3B95">
      <w:pPr>
        <w:pStyle w:val="Body"/>
        <w:rPr>
          <w:ins w:id="34" w:author="Mark Schuster" w:date="2025-02-19T09:46:00Z" w16du:dateUtc="2025-02-19T17:46:00Z"/>
        </w:rPr>
      </w:pPr>
    </w:p>
    <w:p w14:paraId="17B71771" w14:textId="77777777" w:rsidR="00DC3B95" w:rsidRDefault="00DC3B95">
      <w:pPr>
        <w:rPr>
          <w:ins w:id="35" w:author="Mark Schuster" w:date="2025-02-19T09:46:00Z" w16du:dateUtc="2025-02-19T17:46:00Z"/>
          <w:rFonts w:ascii="Arial" w:hAnsi="Arial" w:cs="Arial Unicode MS"/>
          <w:color w:val="000000"/>
          <w:sz w:val="22"/>
          <w:szCs w:val="22"/>
          <w:u w:color="000000"/>
          <w14:textOutline w14:w="0" w14:cap="flat" w14:cmpd="sng" w14:algn="ctr">
            <w14:noFill/>
            <w14:prstDash w14:val="solid"/>
            <w14:bevel/>
          </w14:textOutline>
        </w:rPr>
      </w:pPr>
      <w:ins w:id="36" w:author="Mark Schuster" w:date="2025-02-19T09:46:00Z" w16du:dateUtc="2025-02-19T17:46:00Z">
        <w:r>
          <w:br w:type="page"/>
        </w:r>
      </w:ins>
    </w:p>
    <w:p w14:paraId="486FEBF1" w14:textId="77777777" w:rsidR="002A5EDA" w:rsidRPr="00AD5202" w:rsidRDefault="002A5EDA">
      <w:pPr>
        <w:pStyle w:val="Body"/>
      </w:pPr>
    </w:p>
    <w:p w14:paraId="065DFA87" w14:textId="43CDE3FC" w:rsidR="002A5EDA" w:rsidRPr="00AD5202" w:rsidDel="00DC3B95" w:rsidRDefault="002A5EDA">
      <w:pPr>
        <w:pStyle w:val="Body"/>
        <w:jc w:val="both"/>
        <w:rPr>
          <w:del w:id="37" w:author="Mark Schuster" w:date="2025-02-19T09:46:00Z" w16du:dateUtc="2025-02-19T17:46:00Z"/>
        </w:rPr>
      </w:pPr>
    </w:p>
    <w:p w14:paraId="5E60D173" w14:textId="1BFB2E83" w:rsidR="002A5EDA" w:rsidRPr="00AD5202" w:rsidDel="00DC3B95" w:rsidRDefault="002A5EDA">
      <w:pPr>
        <w:pStyle w:val="Body"/>
        <w:rPr>
          <w:del w:id="38" w:author="Mark Schuster" w:date="2025-02-19T09:46:00Z" w16du:dateUtc="2025-02-19T17:46:00Z"/>
        </w:rPr>
        <w:sectPr w:rsidR="002A5EDA" w:rsidRPr="00AD5202" w:rsidDel="00DC3B95">
          <w:pgSz w:w="12240" w:h="15840"/>
          <w:pgMar w:top="1530" w:right="1440" w:bottom="1440" w:left="1440" w:header="0" w:footer="720" w:gutter="0"/>
          <w:cols w:space="720"/>
        </w:sectPr>
      </w:pPr>
    </w:p>
    <w:p w14:paraId="435022C3" w14:textId="77777777" w:rsidR="002A5EDA" w:rsidRPr="005F1099" w:rsidRDefault="0093435A">
      <w:pPr>
        <w:pStyle w:val="TABLEOFCONTENTSHEADING"/>
        <w:rPr>
          <w:b w:val="0"/>
          <w:bCs w:val="0"/>
        </w:rPr>
      </w:pPr>
      <w:r w:rsidRPr="005F1099">
        <w:rPr>
          <w:b w:val="0"/>
          <w:bCs w:val="0"/>
        </w:rPr>
        <w:t>TABLE OF CONTENTS</w:t>
      </w:r>
    </w:p>
    <w:p w14:paraId="74526196" w14:textId="77777777" w:rsidR="002A5EDA" w:rsidRPr="00AD5202" w:rsidRDefault="0093435A">
      <w:pPr>
        <w:pStyle w:val="Body"/>
      </w:pPr>
      <w:r w:rsidRPr="00AD5202">
        <w:fldChar w:fldCharType="begin"/>
      </w:r>
      <w:r w:rsidRPr="00AD5202">
        <w:instrText xml:space="preserve"> TOC \o 1-2 \t "Level 3 Heading, 3,Preface-Append, 4,Preface-Appendix, 5,TABLE OF CONTENTS HEADING, 4"</w:instrText>
      </w:r>
      <w:r w:rsidRPr="00AD5202">
        <w:fldChar w:fldCharType="separate"/>
      </w:r>
    </w:p>
    <w:p w14:paraId="1776B407" w14:textId="77777777" w:rsidR="002A5EDA" w:rsidRPr="005F1099" w:rsidRDefault="0093435A">
      <w:pPr>
        <w:pStyle w:val="TOC5"/>
        <w:rPr>
          <w:b w:val="0"/>
          <w:bCs w:val="0"/>
        </w:rPr>
      </w:pPr>
      <w:r w:rsidRPr="005F1099">
        <w:rPr>
          <w:rFonts w:eastAsia="Arial Unicode MS" w:cs="Arial Unicode MS"/>
          <w:b w:val="0"/>
          <w:bCs w:val="0"/>
        </w:rPr>
        <w:t>SUMMARY OF CHANGES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 \h </w:instrText>
      </w:r>
      <w:r w:rsidRPr="005F1099">
        <w:rPr>
          <w:b w:val="0"/>
          <w:bCs w:val="0"/>
        </w:rPr>
      </w:r>
      <w:r w:rsidRPr="005F1099">
        <w:rPr>
          <w:b w:val="0"/>
          <w:bCs w:val="0"/>
        </w:rPr>
        <w:fldChar w:fldCharType="separate"/>
      </w:r>
      <w:r w:rsidRPr="005F1099">
        <w:rPr>
          <w:rFonts w:eastAsia="Arial Unicode MS" w:cs="Arial Unicode MS"/>
          <w:b w:val="0"/>
          <w:bCs w:val="0"/>
        </w:rPr>
        <w:t>2</w:t>
      </w:r>
      <w:r w:rsidRPr="005F1099">
        <w:rPr>
          <w:b w:val="0"/>
          <w:bCs w:val="0"/>
        </w:rPr>
        <w:fldChar w:fldCharType="end"/>
      </w:r>
    </w:p>
    <w:p w14:paraId="3FE51FAC" w14:textId="77777777" w:rsidR="002A5EDA" w:rsidRPr="005F1099" w:rsidRDefault="0093435A">
      <w:pPr>
        <w:pStyle w:val="TOC5"/>
        <w:rPr>
          <w:b w:val="0"/>
          <w:bCs w:val="0"/>
        </w:rPr>
      </w:pPr>
      <w:r w:rsidRPr="005F1099">
        <w:rPr>
          <w:rFonts w:eastAsia="Arial Unicode MS" w:cs="Arial Unicode MS"/>
          <w:b w:val="0"/>
          <w:bCs w:val="0"/>
        </w:rPr>
        <w:t>LIST OF TABLES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_Toc1 \h </w:instrText>
      </w:r>
      <w:r w:rsidRPr="005F1099">
        <w:rPr>
          <w:b w:val="0"/>
          <w:bCs w:val="0"/>
        </w:rPr>
      </w:r>
      <w:r w:rsidRPr="005F1099">
        <w:rPr>
          <w:b w:val="0"/>
          <w:bCs w:val="0"/>
        </w:rPr>
        <w:fldChar w:fldCharType="separate"/>
      </w:r>
      <w:r w:rsidRPr="005F1099">
        <w:rPr>
          <w:rFonts w:eastAsia="Arial Unicode MS" w:cs="Arial Unicode MS"/>
          <w:b w:val="0"/>
          <w:bCs w:val="0"/>
        </w:rPr>
        <w:t>5</w:t>
      </w:r>
      <w:r w:rsidRPr="005F1099">
        <w:rPr>
          <w:b w:val="0"/>
          <w:bCs w:val="0"/>
        </w:rPr>
        <w:fldChar w:fldCharType="end"/>
      </w:r>
    </w:p>
    <w:p w14:paraId="53FCECFD" w14:textId="77777777" w:rsidR="002A5EDA" w:rsidRPr="005F1099" w:rsidRDefault="0093435A">
      <w:pPr>
        <w:pStyle w:val="TOC5"/>
        <w:rPr>
          <w:b w:val="0"/>
          <w:bCs w:val="0"/>
        </w:rPr>
      </w:pPr>
      <w:r w:rsidRPr="005F1099">
        <w:rPr>
          <w:rFonts w:eastAsia="Arial Unicode MS" w:cs="Arial Unicode MS"/>
          <w:b w:val="0"/>
          <w:bCs w:val="0"/>
        </w:rPr>
        <w:t>LIST OF FIGURES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_Toc2 \h </w:instrText>
      </w:r>
      <w:r w:rsidRPr="005F1099">
        <w:rPr>
          <w:b w:val="0"/>
          <w:bCs w:val="0"/>
        </w:rPr>
      </w:r>
      <w:r w:rsidRPr="005F1099">
        <w:rPr>
          <w:b w:val="0"/>
          <w:bCs w:val="0"/>
        </w:rPr>
        <w:fldChar w:fldCharType="separate"/>
      </w:r>
      <w:r w:rsidRPr="005F1099">
        <w:rPr>
          <w:rFonts w:eastAsia="Arial Unicode MS" w:cs="Arial Unicode MS"/>
          <w:b w:val="0"/>
          <w:bCs w:val="0"/>
        </w:rPr>
        <w:t>5</w:t>
      </w:r>
      <w:r w:rsidRPr="005F1099">
        <w:rPr>
          <w:b w:val="0"/>
          <w:bCs w:val="0"/>
        </w:rPr>
        <w:fldChar w:fldCharType="end"/>
      </w:r>
    </w:p>
    <w:p w14:paraId="291C8825" w14:textId="77777777" w:rsidR="002A5EDA" w:rsidRPr="005F1099" w:rsidRDefault="0093435A">
      <w:pPr>
        <w:pStyle w:val="TOC1"/>
        <w:numPr>
          <w:ilvl w:val="0"/>
          <w:numId w:val="1"/>
        </w:numPr>
        <w:rPr>
          <w:b w:val="0"/>
          <w:bCs w:val="0"/>
        </w:rPr>
      </w:pPr>
      <w:r w:rsidRPr="005F1099">
        <w:rPr>
          <w:rFonts w:eastAsia="Arial Unicode MS" w:cs="Arial Unicode MS"/>
          <w:b w:val="0"/>
          <w:bCs w:val="0"/>
        </w:rPr>
        <w:t>BACKGROUND INFORMATION AND SCIENTIFIC RATIONALE</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_Toc3 \h </w:instrText>
      </w:r>
      <w:r w:rsidRPr="005F1099">
        <w:rPr>
          <w:b w:val="0"/>
          <w:bCs w:val="0"/>
        </w:rPr>
      </w:r>
      <w:r w:rsidRPr="005F1099">
        <w:rPr>
          <w:b w:val="0"/>
          <w:bCs w:val="0"/>
        </w:rPr>
        <w:fldChar w:fldCharType="separate"/>
      </w:r>
      <w:r w:rsidRPr="005F1099">
        <w:rPr>
          <w:rFonts w:eastAsia="Arial Unicode MS" w:cs="Arial Unicode MS"/>
          <w:b w:val="0"/>
          <w:bCs w:val="0"/>
        </w:rPr>
        <w:t>6</w:t>
      </w:r>
      <w:r w:rsidRPr="005F1099">
        <w:rPr>
          <w:b w:val="0"/>
          <w:bCs w:val="0"/>
        </w:rPr>
        <w:fldChar w:fldCharType="end"/>
      </w:r>
    </w:p>
    <w:p w14:paraId="469FABF0" w14:textId="77777777" w:rsidR="002A5EDA" w:rsidRPr="00AD5202" w:rsidRDefault="0093435A">
      <w:pPr>
        <w:pStyle w:val="TOC2"/>
        <w:numPr>
          <w:ilvl w:val="1"/>
          <w:numId w:val="1"/>
        </w:numPr>
      </w:pPr>
      <w:r w:rsidRPr="00AD5202">
        <w:rPr>
          <w:rFonts w:eastAsia="Arial Unicode MS" w:cs="Arial Unicode MS"/>
        </w:rPr>
        <w:t>Overview of Immune Reconstitution Following Chimeric Antigen Receptor T Cell Therapy</w:t>
      </w:r>
      <w:r w:rsidRPr="00AD5202">
        <w:rPr>
          <w:rFonts w:eastAsia="Arial Unicode MS" w:cs="Arial Unicode MS"/>
        </w:rPr>
        <w:tab/>
      </w:r>
      <w:r w:rsidRPr="00AD5202">
        <w:fldChar w:fldCharType="begin"/>
      </w:r>
      <w:r w:rsidRPr="00AD5202">
        <w:instrText xml:space="preserve"> PAGEREF _Toc4 \h </w:instrText>
      </w:r>
      <w:r w:rsidRPr="00AD5202">
        <w:fldChar w:fldCharType="separate"/>
      </w:r>
      <w:r w:rsidRPr="00AD5202">
        <w:rPr>
          <w:rFonts w:eastAsia="Arial Unicode MS" w:cs="Arial Unicode MS"/>
        </w:rPr>
        <w:t>6</w:t>
      </w:r>
      <w:r w:rsidRPr="00AD5202">
        <w:fldChar w:fldCharType="end"/>
      </w:r>
    </w:p>
    <w:p w14:paraId="7693EE60" w14:textId="77777777" w:rsidR="002A5EDA" w:rsidRPr="00AD5202" w:rsidRDefault="0093435A">
      <w:pPr>
        <w:pStyle w:val="TOC2"/>
        <w:numPr>
          <w:ilvl w:val="1"/>
          <w:numId w:val="2"/>
        </w:numPr>
      </w:pPr>
      <w:r w:rsidRPr="00AD5202">
        <w:rPr>
          <w:rFonts w:eastAsia="Arial Unicode MS" w:cs="Arial Unicode MS"/>
        </w:rPr>
        <w:t>Study Rationale</w:t>
      </w:r>
      <w:r w:rsidRPr="00AD5202">
        <w:rPr>
          <w:rFonts w:eastAsia="Arial Unicode MS" w:cs="Arial Unicode MS"/>
        </w:rPr>
        <w:tab/>
      </w:r>
      <w:r w:rsidRPr="00AD5202">
        <w:fldChar w:fldCharType="begin"/>
      </w:r>
      <w:r w:rsidRPr="00AD5202">
        <w:instrText xml:space="preserve"> PAGEREF _Toc5 \h </w:instrText>
      </w:r>
      <w:r w:rsidRPr="00AD5202">
        <w:fldChar w:fldCharType="separate"/>
      </w:r>
      <w:r w:rsidRPr="00AD5202">
        <w:rPr>
          <w:rFonts w:eastAsia="Arial Unicode MS" w:cs="Arial Unicode MS"/>
        </w:rPr>
        <w:t>7</w:t>
      </w:r>
      <w:r w:rsidRPr="00AD5202">
        <w:fldChar w:fldCharType="end"/>
      </w:r>
    </w:p>
    <w:p w14:paraId="242CD110" w14:textId="77777777" w:rsidR="002A5EDA" w:rsidRPr="005F1099" w:rsidRDefault="0093435A">
      <w:pPr>
        <w:pStyle w:val="TOC1"/>
        <w:numPr>
          <w:ilvl w:val="0"/>
          <w:numId w:val="3"/>
        </w:numPr>
        <w:rPr>
          <w:b w:val="0"/>
          <w:bCs w:val="0"/>
        </w:rPr>
      </w:pPr>
      <w:r w:rsidRPr="005F1099">
        <w:rPr>
          <w:rFonts w:eastAsia="Arial Unicode MS" w:cs="Arial Unicode MS"/>
          <w:b w:val="0"/>
          <w:bCs w:val="0"/>
        </w:rPr>
        <w:t>STUDY DESIGN, OBJECTIVES AND ENDPOINTS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_Toc6 \h </w:instrText>
      </w:r>
      <w:r w:rsidRPr="005F1099">
        <w:rPr>
          <w:b w:val="0"/>
          <w:bCs w:val="0"/>
        </w:rPr>
      </w:r>
      <w:r w:rsidRPr="005F1099">
        <w:rPr>
          <w:b w:val="0"/>
          <w:bCs w:val="0"/>
        </w:rPr>
        <w:fldChar w:fldCharType="separate"/>
      </w:r>
      <w:r w:rsidRPr="005F1099">
        <w:rPr>
          <w:rFonts w:eastAsia="Arial Unicode MS" w:cs="Arial Unicode MS"/>
          <w:b w:val="0"/>
          <w:bCs w:val="0"/>
        </w:rPr>
        <w:t>7</w:t>
      </w:r>
      <w:r w:rsidRPr="005F1099">
        <w:rPr>
          <w:b w:val="0"/>
          <w:bCs w:val="0"/>
        </w:rPr>
        <w:fldChar w:fldCharType="end"/>
      </w:r>
    </w:p>
    <w:p w14:paraId="665D13C6" w14:textId="77777777" w:rsidR="002A5EDA" w:rsidRPr="00AD5202" w:rsidRDefault="0093435A">
      <w:pPr>
        <w:pStyle w:val="TOC2"/>
        <w:numPr>
          <w:ilvl w:val="1"/>
          <w:numId w:val="1"/>
        </w:numPr>
      </w:pPr>
      <w:r w:rsidRPr="00AD5202">
        <w:rPr>
          <w:rFonts w:eastAsia="Arial Unicode MS" w:cs="Arial Unicode MS"/>
        </w:rPr>
        <w:t>Primary Objective and Endpoint</w:t>
      </w:r>
      <w:r w:rsidRPr="00AD5202">
        <w:rPr>
          <w:rFonts w:eastAsia="Arial Unicode MS" w:cs="Arial Unicode MS"/>
        </w:rPr>
        <w:tab/>
      </w:r>
      <w:r w:rsidRPr="00AD5202">
        <w:fldChar w:fldCharType="begin"/>
      </w:r>
      <w:r w:rsidRPr="00AD5202">
        <w:instrText xml:space="preserve"> PAGEREF _Toc7 \h </w:instrText>
      </w:r>
      <w:r w:rsidRPr="00AD5202">
        <w:fldChar w:fldCharType="separate"/>
      </w:r>
      <w:r w:rsidRPr="00AD5202">
        <w:rPr>
          <w:rFonts w:eastAsia="Arial Unicode MS" w:cs="Arial Unicode MS"/>
        </w:rPr>
        <w:t>7</w:t>
      </w:r>
      <w:r w:rsidRPr="00AD5202">
        <w:fldChar w:fldCharType="end"/>
      </w:r>
    </w:p>
    <w:p w14:paraId="1BCC7F47" w14:textId="77777777" w:rsidR="002A5EDA" w:rsidRPr="00AD5202" w:rsidRDefault="0093435A">
      <w:pPr>
        <w:pStyle w:val="TOC2"/>
        <w:numPr>
          <w:ilvl w:val="1"/>
          <w:numId w:val="4"/>
        </w:numPr>
      </w:pPr>
      <w:r w:rsidRPr="00AD5202">
        <w:rPr>
          <w:rFonts w:eastAsia="Arial Unicode MS" w:cs="Arial Unicode MS"/>
        </w:rPr>
        <w:t>Secondary Objectives</w:t>
      </w:r>
      <w:r w:rsidRPr="00AD5202">
        <w:rPr>
          <w:rFonts w:eastAsia="Arial Unicode MS" w:cs="Arial Unicode MS"/>
        </w:rPr>
        <w:tab/>
      </w:r>
      <w:r w:rsidRPr="00AD5202">
        <w:fldChar w:fldCharType="begin"/>
      </w:r>
      <w:r w:rsidRPr="00AD5202">
        <w:instrText xml:space="preserve"> PAGEREF _Toc8 \h </w:instrText>
      </w:r>
      <w:r w:rsidRPr="00AD5202">
        <w:fldChar w:fldCharType="separate"/>
      </w:r>
      <w:r w:rsidRPr="00AD5202">
        <w:rPr>
          <w:rFonts w:eastAsia="Arial Unicode MS" w:cs="Arial Unicode MS"/>
        </w:rPr>
        <w:t>7</w:t>
      </w:r>
      <w:r w:rsidRPr="00AD5202">
        <w:fldChar w:fldCharType="end"/>
      </w:r>
    </w:p>
    <w:p w14:paraId="0F3B934C" w14:textId="77777777" w:rsidR="002A5EDA" w:rsidRPr="005F1099" w:rsidRDefault="0093435A">
      <w:pPr>
        <w:pStyle w:val="TOC1"/>
        <w:numPr>
          <w:ilvl w:val="0"/>
          <w:numId w:val="5"/>
        </w:numPr>
        <w:rPr>
          <w:b w:val="0"/>
          <w:bCs w:val="0"/>
        </w:rPr>
      </w:pPr>
      <w:r w:rsidRPr="005F1099">
        <w:rPr>
          <w:rFonts w:eastAsia="Arial Unicode MS" w:cs="Arial Unicode MS"/>
          <w:b w:val="0"/>
          <w:bCs w:val="0"/>
        </w:rPr>
        <w:t>Study Design</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_Toc9 \h </w:instrText>
      </w:r>
      <w:r w:rsidRPr="005F1099">
        <w:rPr>
          <w:b w:val="0"/>
          <w:bCs w:val="0"/>
        </w:rPr>
      </w:r>
      <w:r w:rsidRPr="005F1099">
        <w:rPr>
          <w:b w:val="0"/>
          <w:bCs w:val="0"/>
        </w:rPr>
        <w:fldChar w:fldCharType="separate"/>
      </w:r>
      <w:r w:rsidRPr="005F1099">
        <w:rPr>
          <w:rFonts w:eastAsia="Arial Unicode MS" w:cs="Arial Unicode MS"/>
          <w:b w:val="0"/>
          <w:bCs w:val="0"/>
        </w:rPr>
        <w:t>7</w:t>
      </w:r>
      <w:r w:rsidRPr="005F1099">
        <w:rPr>
          <w:b w:val="0"/>
          <w:bCs w:val="0"/>
        </w:rPr>
        <w:fldChar w:fldCharType="end"/>
      </w:r>
    </w:p>
    <w:p w14:paraId="7B8E8F8A" w14:textId="77777777" w:rsidR="002A5EDA" w:rsidRPr="00AD5202" w:rsidRDefault="0093435A">
      <w:pPr>
        <w:pStyle w:val="TOC3"/>
        <w:numPr>
          <w:ilvl w:val="2"/>
          <w:numId w:val="6"/>
        </w:numPr>
      </w:pPr>
      <w:r w:rsidRPr="00AD5202">
        <w:rPr>
          <w:rFonts w:eastAsia="Arial Unicode MS" w:cs="Arial Unicode MS"/>
        </w:rPr>
        <w:t>Study Setting</w:t>
      </w:r>
      <w:r w:rsidRPr="00AD5202">
        <w:rPr>
          <w:rFonts w:eastAsia="Arial Unicode MS" w:cs="Arial Unicode MS"/>
        </w:rPr>
        <w:tab/>
      </w:r>
      <w:r w:rsidRPr="00AD5202">
        <w:fldChar w:fldCharType="begin"/>
      </w:r>
      <w:r w:rsidRPr="00AD5202">
        <w:instrText xml:space="preserve"> PAGEREF _Toc10 \h </w:instrText>
      </w:r>
      <w:r w:rsidRPr="00AD5202">
        <w:fldChar w:fldCharType="separate"/>
      </w:r>
      <w:r w:rsidRPr="00AD5202">
        <w:rPr>
          <w:rFonts w:eastAsia="Arial Unicode MS" w:cs="Arial Unicode MS"/>
        </w:rPr>
        <w:t>8</w:t>
      </w:r>
      <w:r w:rsidRPr="00AD5202">
        <w:fldChar w:fldCharType="end"/>
      </w:r>
    </w:p>
    <w:p w14:paraId="2725A588" w14:textId="77777777" w:rsidR="002A5EDA" w:rsidRPr="00AD5202" w:rsidRDefault="0093435A">
      <w:pPr>
        <w:pStyle w:val="TOC3"/>
        <w:numPr>
          <w:ilvl w:val="2"/>
          <w:numId w:val="7"/>
        </w:numPr>
      </w:pPr>
      <w:r w:rsidRPr="00AD5202">
        <w:rPr>
          <w:rFonts w:eastAsia="Arial Unicode MS" w:cs="Arial Unicode MS"/>
        </w:rPr>
        <w:t>Date Range of the Study</w:t>
      </w:r>
      <w:r w:rsidRPr="00AD5202">
        <w:rPr>
          <w:rFonts w:eastAsia="Arial Unicode MS" w:cs="Arial Unicode MS"/>
        </w:rPr>
        <w:tab/>
      </w:r>
      <w:r w:rsidRPr="00AD5202">
        <w:fldChar w:fldCharType="begin"/>
      </w:r>
      <w:r w:rsidRPr="00AD5202">
        <w:instrText xml:space="preserve"> PAGEREF _Toc11 \h </w:instrText>
      </w:r>
      <w:r w:rsidRPr="00AD5202">
        <w:fldChar w:fldCharType="separate"/>
      </w:r>
      <w:r w:rsidRPr="00AD5202">
        <w:rPr>
          <w:rFonts w:eastAsia="Arial Unicode MS" w:cs="Arial Unicode MS"/>
        </w:rPr>
        <w:t>8</w:t>
      </w:r>
      <w:r w:rsidRPr="00AD5202">
        <w:fldChar w:fldCharType="end"/>
      </w:r>
    </w:p>
    <w:p w14:paraId="6A4C2ABF" w14:textId="77777777" w:rsidR="002A5EDA" w:rsidRPr="005F1099" w:rsidRDefault="0093435A">
      <w:pPr>
        <w:pStyle w:val="TOC1"/>
        <w:numPr>
          <w:ilvl w:val="0"/>
          <w:numId w:val="8"/>
        </w:numPr>
        <w:rPr>
          <w:b w:val="0"/>
          <w:bCs w:val="0"/>
        </w:rPr>
      </w:pPr>
      <w:r w:rsidRPr="005F1099">
        <w:rPr>
          <w:rFonts w:eastAsia="Arial Unicode MS" w:cs="Arial Unicode MS"/>
          <w:b w:val="0"/>
          <w:bCs w:val="0"/>
        </w:rPr>
        <w:t>STUDY POPULATION</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_Toc12 \h </w:instrText>
      </w:r>
      <w:r w:rsidRPr="005F1099">
        <w:rPr>
          <w:b w:val="0"/>
          <w:bCs w:val="0"/>
        </w:rPr>
      </w:r>
      <w:r w:rsidRPr="005F1099">
        <w:rPr>
          <w:b w:val="0"/>
          <w:bCs w:val="0"/>
        </w:rPr>
        <w:fldChar w:fldCharType="separate"/>
      </w:r>
      <w:r w:rsidRPr="005F1099">
        <w:rPr>
          <w:rFonts w:eastAsia="Arial Unicode MS" w:cs="Arial Unicode MS"/>
          <w:b w:val="0"/>
          <w:bCs w:val="0"/>
        </w:rPr>
        <w:t>8</w:t>
      </w:r>
      <w:r w:rsidRPr="005F1099">
        <w:rPr>
          <w:b w:val="0"/>
          <w:bCs w:val="0"/>
        </w:rPr>
        <w:fldChar w:fldCharType="end"/>
      </w:r>
    </w:p>
    <w:p w14:paraId="0710C126" w14:textId="77777777" w:rsidR="002A5EDA" w:rsidRPr="00AD5202" w:rsidRDefault="0093435A">
      <w:pPr>
        <w:pStyle w:val="TOC2"/>
        <w:numPr>
          <w:ilvl w:val="1"/>
          <w:numId w:val="1"/>
        </w:numPr>
      </w:pPr>
      <w:r w:rsidRPr="00AD5202">
        <w:rPr>
          <w:rFonts w:eastAsia="Arial Unicode MS" w:cs="Arial Unicode MS"/>
        </w:rPr>
        <w:t>Participant Inclusion Criteria</w:t>
      </w:r>
      <w:r w:rsidRPr="00AD5202">
        <w:rPr>
          <w:rFonts w:eastAsia="Arial Unicode MS" w:cs="Arial Unicode MS"/>
        </w:rPr>
        <w:tab/>
      </w:r>
      <w:r w:rsidRPr="00AD5202">
        <w:fldChar w:fldCharType="begin"/>
      </w:r>
      <w:r w:rsidRPr="00AD5202">
        <w:instrText xml:space="preserve"> PAGEREF _Toc13 \h </w:instrText>
      </w:r>
      <w:r w:rsidRPr="00AD5202">
        <w:fldChar w:fldCharType="separate"/>
      </w:r>
      <w:r w:rsidRPr="00AD5202">
        <w:rPr>
          <w:rFonts w:eastAsia="Arial Unicode MS" w:cs="Arial Unicode MS"/>
        </w:rPr>
        <w:t>8</w:t>
      </w:r>
      <w:r w:rsidRPr="00AD5202">
        <w:fldChar w:fldCharType="end"/>
      </w:r>
    </w:p>
    <w:p w14:paraId="28CE8787" w14:textId="77777777" w:rsidR="002A5EDA" w:rsidRPr="00AD5202" w:rsidRDefault="0093435A">
      <w:pPr>
        <w:pStyle w:val="TOC2"/>
        <w:numPr>
          <w:ilvl w:val="1"/>
          <w:numId w:val="9"/>
        </w:numPr>
      </w:pPr>
      <w:r w:rsidRPr="00AD5202">
        <w:rPr>
          <w:rFonts w:eastAsia="Arial Unicode MS" w:cs="Arial Unicode MS"/>
        </w:rPr>
        <w:t>Participant Exclusion Criteria</w:t>
      </w:r>
      <w:r w:rsidRPr="00AD5202">
        <w:rPr>
          <w:rFonts w:eastAsia="Arial Unicode MS" w:cs="Arial Unicode MS"/>
        </w:rPr>
        <w:tab/>
      </w:r>
      <w:r w:rsidRPr="00AD5202">
        <w:fldChar w:fldCharType="begin"/>
      </w:r>
      <w:r w:rsidRPr="00AD5202">
        <w:instrText xml:space="preserve"> PAGEREF _Toc14 \h </w:instrText>
      </w:r>
      <w:r w:rsidRPr="00AD5202">
        <w:fldChar w:fldCharType="separate"/>
      </w:r>
      <w:r w:rsidRPr="00AD5202">
        <w:rPr>
          <w:rFonts w:eastAsia="Arial Unicode MS" w:cs="Arial Unicode MS"/>
        </w:rPr>
        <w:t>8</w:t>
      </w:r>
      <w:r w:rsidRPr="00AD5202">
        <w:fldChar w:fldCharType="end"/>
      </w:r>
    </w:p>
    <w:p w14:paraId="16320CC7" w14:textId="77777777" w:rsidR="002A5EDA" w:rsidRPr="00AD5202" w:rsidRDefault="0093435A">
      <w:pPr>
        <w:pStyle w:val="TOC2"/>
        <w:numPr>
          <w:ilvl w:val="1"/>
          <w:numId w:val="10"/>
        </w:numPr>
      </w:pPr>
      <w:r w:rsidRPr="00AD5202">
        <w:rPr>
          <w:rFonts w:eastAsia="Arial Unicode MS" w:cs="Arial Unicode MS"/>
        </w:rPr>
        <w:t>Vulnerable Populations</w:t>
      </w:r>
      <w:r w:rsidRPr="00AD5202">
        <w:rPr>
          <w:rFonts w:eastAsia="Arial Unicode MS" w:cs="Arial Unicode MS"/>
        </w:rPr>
        <w:tab/>
      </w:r>
      <w:r w:rsidRPr="00AD5202">
        <w:fldChar w:fldCharType="begin"/>
      </w:r>
      <w:r w:rsidRPr="00AD5202">
        <w:instrText xml:space="preserve"> PAGEREF _Toc15 \h </w:instrText>
      </w:r>
      <w:r w:rsidRPr="00AD5202">
        <w:fldChar w:fldCharType="separate"/>
      </w:r>
      <w:r w:rsidRPr="00AD5202">
        <w:rPr>
          <w:rFonts w:eastAsia="Arial Unicode MS" w:cs="Arial Unicode MS"/>
        </w:rPr>
        <w:t>8</w:t>
      </w:r>
      <w:r w:rsidRPr="00AD5202">
        <w:fldChar w:fldCharType="end"/>
      </w:r>
    </w:p>
    <w:p w14:paraId="1920F3C1" w14:textId="77777777" w:rsidR="002A5EDA" w:rsidRPr="00AD5202" w:rsidRDefault="0093435A">
      <w:pPr>
        <w:pStyle w:val="TOC2"/>
        <w:numPr>
          <w:ilvl w:val="1"/>
          <w:numId w:val="11"/>
        </w:numPr>
      </w:pPr>
      <w:r w:rsidRPr="00AD5202">
        <w:rPr>
          <w:rFonts w:eastAsia="Arial Unicode MS" w:cs="Arial Unicode MS"/>
        </w:rPr>
        <w:t>Recruitment Methods</w:t>
      </w:r>
      <w:r w:rsidRPr="00AD5202">
        <w:rPr>
          <w:rFonts w:eastAsia="Arial Unicode MS" w:cs="Arial Unicode MS"/>
        </w:rPr>
        <w:tab/>
      </w:r>
      <w:r w:rsidRPr="00AD5202">
        <w:fldChar w:fldCharType="begin"/>
      </w:r>
      <w:r w:rsidRPr="00AD5202">
        <w:instrText xml:space="preserve"> PAGEREF _Toc16 \h </w:instrText>
      </w:r>
      <w:r w:rsidRPr="00AD5202">
        <w:fldChar w:fldCharType="separate"/>
      </w:r>
      <w:r w:rsidRPr="00AD5202">
        <w:rPr>
          <w:rFonts w:eastAsia="Arial Unicode MS" w:cs="Arial Unicode MS"/>
        </w:rPr>
        <w:t>8</w:t>
      </w:r>
      <w:r w:rsidRPr="00AD5202">
        <w:fldChar w:fldCharType="end"/>
      </w:r>
    </w:p>
    <w:p w14:paraId="2033F534" w14:textId="77777777" w:rsidR="002A5EDA" w:rsidRPr="005F1099" w:rsidRDefault="0093435A">
      <w:pPr>
        <w:pStyle w:val="TOC1"/>
        <w:numPr>
          <w:ilvl w:val="0"/>
          <w:numId w:val="12"/>
        </w:numPr>
        <w:rPr>
          <w:b w:val="0"/>
          <w:bCs w:val="0"/>
        </w:rPr>
      </w:pPr>
      <w:r w:rsidRPr="005F1099">
        <w:rPr>
          <w:rFonts w:eastAsia="Arial Unicode MS" w:cs="Arial Unicode MS"/>
          <w:b w:val="0"/>
          <w:bCs w:val="0"/>
        </w:rPr>
        <w:t>STUDY PROCEDURES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_Toc17 \h </w:instrText>
      </w:r>
      <w:r w:rsidRPr="005F1099">
        <w:rPr>
          <w:b w:val="0"/>
          <w:bCs w:val="0"/>
        </w:rPr>
      </w:r>
      <w:r w:rsidRPr="005F1099">
        <w:rPr>
          <w:b w:val="0"/>
          <w:bCs w:val="0"/>
        </w:rPr>
        <w:fldChar w:fldCharType="separate"/>
      </w:r>
      <w:r w:rsidRPr="005F1099">
        <w:rPr>
          <w:rFonts w:eastAsia="Arial Unicode MS" w:cs="Arial Unicode MS"/>
          <w:b w:val="0"/>
          <w:bCs w:val="0"/>
        </w:rPr>
        <w:t>8</w:t>
      </w:r>
      <w:r w:rsidRPr="005F1099">
        <w:rPr>
          <w:b w:val="0"/>
          <w:bCs w:val="0"/>
        </w:rPr>
        <w:fldChar w:fldCharType="end"/>
      </w:r>
    </w:p>
    <w:p w14:paraId="04528750" w14:textId="77777777" w:rsidR="002A5EDA" w:rsidRPr="00AD5202" w:rsidRDefault="0093435A">
      <w:pPr>
        <w:pStyle w:val="TOC2"/>
        <w:numPr>
          <w:ilvl w:val="1"/>
          <w:numId w:val="1"/>
        </w:numPr>
      </w:pPr>
      <w:r w:rsidRPr="00AD5202">
        <w:rPr>
          <w:rFonts w:eastAsia="Arial Unicode MS" w:cs="Arial Unicode MS"/>
        </w:rPr>
        <w:t>Data Sources</w:t>
      </w:r>
      <w:r w:rsidRPr="00AD5202">
        <w:rPr>
          <w:rFonts w:eastAsia="Arial Unicode MS" w:cs="Arial Unicode MS"/>
        </w:rPr>
        <w:tab/>
      </w:r>
      <w:r w:rsidRPr="00AD5202">
        <w:fldChar w:fldCharType="begin"/>
      </w:r>
      <w:r w:rsidRPr="00AD5202">
        <w:instrText xml:space="preserve"> PAGEREF _Toc18 \h </w:instrText>
      </w:r>
      <w:r w:rsidRPr="00AD5202">
        <w:fldChar w:fldCharType="separate"/>
      </w:r>
      <w:r w:rsidRPr="00AD5202">
        <w:rPr>
          <w:rFonts w:eastAsia="Arial Unicode MS" w:cs="Arial Unicode MS"/>
        </w:rPr>
        <w:t>8</w:t>
      </w:r>
      <w:r w:rsidRPr="00AD5202">
        <w:fldChar w:fldCharType="end"/>
      </w:r>
    </w:p>
    <w:p w14:paraId="6D1DBD1C" w14:textId="77777777" w:rsidR="002A5EDA" w:rsidRPr="00AD5202" w:rsidRDefault="0093435A">
      <w:pPr>
        <w:pStyle w:val="TOC3"/>
        <w:numPr>
          <w:ilvl w:val="2"/>
          <w:numId w:val="1"/>
        </w:numPr>
      </w:pPr>
      <w:r w:rsidRPr="00AD5202">
        <w:rPr>
          <w:rFonts w:eastAsia="Arial Unicode MS" w:cs="Arial Unicode MS"/>
        </w:rPr>
        <w:t>Case ascertainment</w:t>
      </w:r>
      <w:r w:rsidRPr="00AD5202">
        <w:rPr>
          <w:rFonts w:eastAsia="Arial Unicode MS" w:cs="Arial Unicode MS"/>
        </w:rPr>
        <w:tab/>
      </w:r>
      <w:r w:rsidRPr="00AD5202">
        <w:fldChar w:fldCharType="begin"/>
      </w:r>
      <w:r w:rsidRPr="00AD5202">
        <w:instrText xml:space="preserve"> PAGEREF _Toc19 \h </w:instrText>
      </w:r>
      <w:r w:rsidRPr="00AD5202">
        <w:fldChar w:fldCharType="separate"/>
      </w:r>
      <w:r w:rsidRPr="00AD5202">
        <w:rPr>
          <w:rFonts w:eastAsia="Arial Unicode MS" w:cs="Arial Unicode MS"/>
        </w:rPr>
        <w:t>9</w:t>
      </w:r>
      <w:r w:rsidRPr="00AD5202">
        <w:fldChar w:fldCharType="end"/>
      </w:r>
    </w:p>
    <w:p w14:paraId="28ECCC17" w14:textId="77777777" w:rsidR="002A5EDA" w:rsidRPr="00AD5202" w:rsidRDefault="0093435A">
      <w:pPr>
        <w:pStyle w:val="TOC3"/>
        <w:numPr>
          <w:ilvl w:val="2"/>
          <w:numId w:val="13"/>
        </w:numPr>
      </w:pPr>
      <w:r w:rsidRPr="00AD5202">
        <w:rPr>
          <w:rFonts w:eastAsia="Arial Unicode MS" w:cs="Arial Unicode MS"/>
        </w:rPr>
        <w:t>Variable Abstraction</w:t>
      </w:r>
      <w:r w:rsidRPr="00AD5202">
        <w:rPr>
          <w:rFonts w:eastAsia="Arial Unicode MS" w:cs="Arial Unicode MS"/>
        </w:rPr>
        <w:tab/>
      </w:r>
      <w:r w:rsidRPr="00AD5202">
        <w:fldChar w:fldCharType="begin"/>
      </w:r>
      <w:r w:rsidRPr="00AD5202">
        <w:instrText xml:space="preserve"> PAGEREF _Toc20 \h </w:instrText>
      </w:r>
      <w:r w:rsidRPr="00AD5202">
        <w:fldChar w:fldCharType="separate"/>
      </w:r>
      <w:r w:rsidRPr="00AD5202">
        <w:rPr>
          <w:rFonts w:eastAsia="Arial Unicode MS" w:cs="Arial Unicode MS"/>
        </w:rPr>
        <w:t>9</w:t>
      </w:r>
      <w:r w:rsidRPr="00AD5202">
        <w:fldChar w:fldCharType="end"/>
      </w:r>
    </w:p>
    <w:p w14:paraId="1F5E5E02" w14:textId="77777777" w:rsidR="002A5EDA" w:rsidRPr="005F1099" w:rsidRDefault="0093435A">
      <w:pPr>
        <w:pStyle w:val="TOC1"/>
        <w:numPr>
          <w:ilvl w:val="0"/>
          <w:numId w:val="14"/>
        </w:numPr>
        <w:rPr>
          <w:b w:val="0"/>
          <w:bCs w:val="0"/>
        </w:rPr>
      </w:pPr>
      <w:r w:rsidRPr="005F1099">
        <w:rPr>
          <w:rFonts w:eastAsia="Arial Unicode MS" w:cs="Arial Unicode MS"/>
          <w:b w:val="0"/>
          <w:bCs w:val="0"/>
        </w:rPr>
        <w:t>STATISTICAL CONSIDERATIONS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_Toc21 \h </w:instrText>
      </w:r>
      <w:r w:rsidRPr="005F1099">
        <w:rPr>
          <w:b w:val="0"/>
          <w:bCs w:val="0"/>
        </w:rPr>
      </w:r>
      <w:r w:rsidRPr="005F1099">
        <w:rPr>
          <w:b w:val="0"/>
          <w:bCs w:val="0"/>
        </w:rPr>
        <w:fldChar w:fldCharType="separate"/>
      </w:r>
      <w:r w:rsidRPr="005F1099">
        <w:rPr>
          <w:rFonts w:eastAsia="Arial Unicode MS" w:cs="Arial Unicode MS"/>
          <w:b w:val="0"/>
          <w:bCs w:val="0"/>
        </w:rPr>
        <w:t>10</w:t>
      </w:r>
      <w:r w:rsidRPr="005F1099">
        <w:rPr>
          <w:b w:val="0"/>
          <w:bCs w:val="0"/>
        </w:rPr>
        <w:fldChar w:fldCharType="end"/>
      </w:r>
    </w:p>
    <w:p w14:paraId="0249296E" w14:textId="77777777" w:rsidR="002A5EDA" w:rsidRPr="00AD5202" w:rsidRDefault="0093435A">
      <w:pPr>
        <w:pStyle w:val="TOC2"/>
        <w:numPr>
          <w:ilvl w:val="1"/>
          <w:numId w:val="1"/>
        </w:numPr>
      </w:pPr>
      <w:r w:rsidRPr="00AD5202">
        <w:rPr>
          <w:rFonts w:eastAsia="Arial Unicode MS" w:cs="Arial Unicode MS"/>
        </w:rPr>
        <w:t>Primary and Secondary Endpoints</w:t>
      </w:r>
      <w:r w:rsidRPr="00AD5202">
        <w:rPr>
          <w:rFonts w:eastAsia="Arial Unicode MS" w:cs="Arial Unicode MS"/>
        </w:rPr>
        <w:tab/>
      </w:r>
      <w:r w:rsidRPr="00AD5202">
        <w:fldChar w:fldCharType="begin"/>
      </w:r>
      <w:r w:rsidRPr="00AD5202">
        <w:instrText xml:space="preserve"> PAGEREF _Toc22 \h </w:instrText>
      </w:r>
      <w:r w:rsidRPr="00AD5202">
        <w:fldChar w:fldCharType="separate"/>
      </w:r>
      <w:r w:rsidRPr="00AD5202">
        <w:rPr>
          <w:rFonts w:eastAsia="Arial Unicode MS" w:cs="Arial Unicode MS"/>
        </w:rPr>
        <w:t>10</w:t>
      </w:r>
      <w:r w:rsidRPr="00AD5202">
        <w:fldChar w:fldCharType="end"/>
      </w:r>
    </w:p>
    <w:p w14:paraId="4BC70500" w14:textId="77777777" w:rsidR="002A5EDA" w:rsidRPr="00AD5202" w:rsidRDefault="0093435A">
      <w:pPr>
        <w:pStyle w:val="TOC3"/>
        <w:numPr>
          <w:ilvl w:val="2"/>
          <w:numId w:val="1"/>
        </w:numPr>
      </w:pPr>
      <w:r w:rsidRPr="00AD5202">
        <w:rPr>
          <w:rFonts w:eastAsia="Arial Unicode MS" w:cs="Arial Unicode MS"/>
        </w:rPr>
        <w:t>Primary Objective</w:t>
      </w:r>
      <w:r w:rsidRPr="00AD5202">
        <w:rPr>
          <w:rFonts w:eastAsia="Arial Unicode MS" w:cs="Arial Unicode MS"/>
        </w:rPr>
        <w:tab/>
      </w:r>
      <w:r w:rsidRPr="00AD5202">
        <w:fldChar w:fldCharType="begin"/>
      </w:r>
      <w:r w:rsidRPr="00AD5202">
        <w:instrText xml:space="preserve"> PAGEREF _Toc23 \h </w:instrText>
      </w:r>
      <w:r w:rsidRPr="00AD5202">
        <w:fldChar w:fldCharType="separate"/>
      </w:r>
      <w:r w:rsidRPr="00AD5202">
        <w:rPr>
          <w:rFonts w:eastAsia="Arial Unicode MS" w:cs="Arial Unicode MS"/>
        </w:rPr>
        <w:t>10</w:t>
      </w:r>
      <w:r w:rsidRPr="00AD5202">
        <w:fldChar w:fldCharType="end"/>
      </w:r>
    </w:p>
    <w:p w14:paraId="2D17B901" w14:textId="77777777" w:rsidR="002A5EDA" w:rsidRPr="00AD5202" w:rsidRDefault="0093435A">
      <w:pPr>
        <w:pStyle w:val="TOC3"/>
        <w:numPr>
          <w:ilvl w:val="2"/>
          <w:numId w:val="15"/>
        </w:numPr>
      </w:pPr>
      <w:r w:rsidRPr="00AD5202">
        <w:rPr>
          <w:rFonts w:eastAsia="Arial Unicode MS" w:cs="Arial Unicode MS"/>
        </w:rPr>
        <w:t>Secondary Objective</w:t>
      </w:r>
      <w:r w:rsidRPr="00AD5202">
        <w:rPr>
          <w:rFonts w:eastAsia="Arial Unicode MS" w:cs="Arial Unicode MS"/>
        </w:rPr>
        <w:tab/>
      </w:r>
      <w:r w:rsidRPr="00AD5202">
        <w:fldChar w:fldCharType="begin"/>
      </w:r>
      <w:r w:rsidRPr="00AD5202">
        <w:instrText xml:space="preserve"> PAGEREF _Toc24 \h </w:instrText>
      </w:r>
      <w:r w:rsidRPr="00AD5202">
        <w:fldChar w:fldCharType="separate"/>
      </w:r>
      <w:r w:rsidRPr="00AD5202">
        <w:rPr>
          <w:rFonts w:eastAsia="Arial Unicode MS" w:cs="Arial Unicode MS"/>
        </w:rPr>
        <w:t>10</w:t>
      </w:r>
      <w:r w:rsidRPr="00AD5202">
        <w:fldChar w:fldCharType="end"/>
      </w:r>
    </w:p>
    <w:p w14:paraId="02212A58" w14:textId="77777777" w:rsidR="002A5EDA" w:rsidRPr="00AD5202" w:rsidRDefault="0093435A">
      <w:pPr>
        <w:pStyle w:val="TOC2"/>
        <w:numPr>
          <w:ilvl w:val="1"/>
          <w:numId w:val="16"/>
        </w:numPr>
      </w:pPr>
      <w:r w:rsidRPr="00AD5202">
        <w:rPr>
          <w:rFonts w:eastAsia="Arial Unicode MS" w:cs="Arial Unicode MS"/>
        </w:rPr>
        <w:t>Measures to Avoid Bias</w:t>
      </w:r>
      <w:r w:rsidRPr="00AD5202">
        <w:rPr>
          <w:rFonts w:eastAsia="Arial Unicode MS" w:cs="Arial Unicode MS"/>
        </w:rPr>
        <w:tab/>
      </w:r>
      <w:r w:rsidRPr="00AD5202">
        <w:fldChar w:fldCharType="begin"/>
      </w:r>
      <w:r w:rsidRPr="00AD5202">
        <w:instrText xml:space="preserve"> PAGEREF _Toc25 \h </w:instrText>
      </w:r>
      <w:r w:rsidRPr="00AD5202">
        <w:fldChar w:fldCharType="separate"/>
      </w:r>
      <w:r w:rsidRPr="00AD5202">
        <w:rPr>
          <w:rFonts w:eastAsia="Arial Unicode MS" w:cs="Arial Unicode MS"/>
        </w:rPr>
        <w:t>10</w:t>
      </w:r>
      <w:r w:rsidRPr="00AD5202">
        <w:fldChar w:fldCharType="end"/>
      </w:r>
    </w:p>
    <w:p w14:paraId="4D621050" w14:textId="77777777" w:rsidR="002A5EDA" w:rsidRPr="00AD5202" w:rsidRDefault="0093435A">
      <w:pPr>
        <w:pStyle w:val="TOC2"/>
        <w:numPr>
          <w:ilvl w:val="1"/>
          <w:numId w:val="17"/>
        </w:numPr>
      </w:pPr>
      <w:r w:rsidRPr="00AD5202">
        <w:rPr>
          <w:rFonts w:eastAsia="Arial Unicode MS" w:cs="Arial Unicode MS"/>
        </w:rPr>
        <w:t>Statistical Methods</w:t>
      </w:r>
      <w:r w:rsidRPr="00AD5202">
        <w:rPr>
          <w:rFonts w:eastAsia="Arial Unicode MS" w:cs="Arial Unicode MS"/>
        </w:rPr>
        <w:tab/>
      </w:r>
      <w:r w:rsidRPr="00AD5202">
        <w:fldChar w:fldCharType="begin"/>
      </w:r>
      <w:r w:rsidRPr="00AD5202">
        <w:instrText xml:space="preserve"> PAGEREF _Toc26 \h </w:instrText>
      </w:r>
      <w:r w:rsidRPr="00AD5202">
        <w:fldChar w:fldCharType="separate"/>
      </w:r>
      <w:r w:rsidRPr="00AD5202">
        <w:rPr>
          <w:rFonts w:eastAsia="Arial Unicode MS" w:cs="Arial Unicode MS"/>
        </w:rPr>
        <w:t>10</w:t>
      </w:r>
      <w:r w:rsidRPr="00AD5202">
        <w:fldChar w:fldCharType="end"/>
      </w:r>
    </w:p>
    <w:p w14:paraId="4618BC8F" w14:textId="77777777" w:rsidR="002A5EDA" w:rsidRPr="00AD5202" w:rsidRDefault="0093435A">
      <w:pPr>
        <w:pStyle w:val="TOC2"/>
        <w:numPr>
          <w:ilvl w:val="1"/>
          <w:numId w:val="18"/>
        </w:numPr>
      </w:pPr>
      <w:r w:rsidRPr="00AD5202">
        <w:rPr>
          <w:rFonts w:eastAsia="Arial Unicode MS" w:cs="Arial Unicode MS"/>
        </w:rPr>
        <w:t>Sample Size Determination</w:t>
      </w:r>
      <w:r w:rsidRPr="00AD5202">
        <w:rPr>
          <w:rFonts w:eastAsia="Arial Unicode MS" w:cs="Arial Unicode MS"/>
        </w:rPr>
        <w:tab/>
      </w:r>
      <w:r w:rsidRPr="00AD5202">
        <w:fldChar w:fldCharType="begin"/>
      </w:r>
      <w:r w:rsidRPr="00AD5202">
        <w:instrText xml:space="preserve"> PAGEREF _Toc27 \h </w:instrText>
      </w:r>
      <w:r w:rsidRPr="00AD5202">
        <w:fldChar w:fldCharType="separate"/>
      </w:r>
      <w:r w:rsidRPr="00AD5202">
        <w:rPr>
          <w:rFonts w:eastAsia="Arial Unicode MS" w:cs="Arial Unicode MS"/>
        </w:rPr>
        <w:t>11</w:t>
      </w:r>
      <w:r w:rsidRPr="00AD5202">
        <w:fldChar w:fldCharType="end"/>
      </w:r>
    </w:p>
    <w:p w14:paraId="3E068F38" w14:textId="77777777" w:rsidR="002A5EDA" w:rsidRPr="005F1099" w:rsidRDefault="0093435A">
      <w:pPr>
        <w:pStyle w:val="TOC1"/>
        <w:numPr>
          <w:ilvl w:val="0"/>
          <w:numId w:val="19"/>
        </w:numPr>
        <w:rPr>
          <w:b w:val="0"/>
          <w:bCs w:val="0"/>
        </w:rPr>
      </w:pPr>
      <w:r w:rsidRPr="005F1099">
        <w:rPr>
          <w:rFonts w:eastAsia="Arial Unicode MS" w:cs="Arial Unicode MS"/>
          <w:b w:val="0"/>
          <w:bCs w:val="0"/>
        </w:rPr>
        <w:lastRenderedPageBreak/>
        <w:t>STUDY ADMINISTRATION</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_Toc28 \h </w:instrText>
      </w:r>
      <w:r w:rsidRPr="005F1099">
        <w:rPr>
          <w:b w:val="0"/>
          <w:bCs w:val="0"/>
        </w:rPr>
      </w:r>
      <w:r w:rsidRPr="005F1099">
        <w:rPr>
          <w:b w:val="0"/>
          <w:bCs w:val="0"/>
        </w:rPr>
        <w:fldChar w:fldCharType="separate"/>
      </w:r>
      <w:r w:rsidRPr="005F1099">
        <w:rPr>
          <w:rFonts w:eastAsia="Arial Unicode MS" w:cs="Arial Unicode MS"/>
          <w:b w:val="0"/>
          <w:bCs w:val="0"/>
        </w:rPr>
        <w:t>11</w:t>
      </w:r>
      <w:r w:rsidRPr="005F1099">
        <w:rPr>
          <w:b w:val="0"/>
          <w:bCs w:val="0"/>
        </w:rPr>
        <w:fldChar w:fldCharType="end"/>
      </w:r>
    </w:p>
    <w:p w14:paraId="1CB125F2" w14:textId="77777777" w:rsidR="002A5EDA" w:rsidRPr="00AD5202" w:rsidRDefault="0093435A">
      <w:pPr>
        <w:pStyle w:val="TOC2"/>
        <w:numPr>
          <w:ilvl w:val="1"/>
          <w:numId w:val="1"/>
        </w:numPr>
      </w:pPr>
      <w:r w:rsidRPr="00AD5202">
        <w:rPr>
          <w:rFonts w:eastAsia="Arial Unicode MS" w:cs="Arial Unicode MS"/>
        </w:rPr>
        <w:t>Data Collection and Management</w:t>
      </w:r>
      <w:r w:rsidRPr="00AD5202">
        <w:rPr>
          <w:rFonts w:eastAsia="Arial Unicode MS" w:cs="Arial Unicode MS"/>
        </w:rPr>
        <w:tab/>
      </w:r>
      <w:r w:rsidRPr="00AD5202">
        <w:fldChar w:fldCharType="begin"/>
      </w:r>
      <w:r w:rsidRPr="00AD5202">
        <w:instrText xml:space="preserve"> PAGEREF _Toc29 \h </w:instrText>
      </w:r>
      <w:r w:rsidRPr="00AD5202">
        <w:fldChar w:fldCharType="separate"/>
      </w:r>
      <w:r w:rsidRPr="00AD5202">
        <w:rPr>
          <w:rFonts w:eastAsia="Arial Unicode MS" w:cs="Arial Unicode MS"/>
        </w:rPr>
        <w:t>11</w:t>
      </w:r>
      <w:r w:rsidRPr="00AD5202">
        <w:fldChar w:fldCharType="end"/>
      </w:r>
    </w:p>
    <w:p w14:paraId="53097D25" w14:textId="77777777" w:rsidR="002A5EDA" w:rsidRPr="00AD5202" w:rsidRDefault="0093435A">
      <w:pPr>
        <w:pStyle w:val="TOC3"/>
        <w:numPr>
          <w:ilvl w:val="2"/>
          <w:numId w:val="1"/>
        </w:numPr>
      </w:pPr>
      <w:r w:rsidRPr="00AD5202">
        <w:rPr>
          <w:rFonts w:eastAsia="Arial Unicode MS" w:cs="Arial Unicode MS"/>
        </w:rPr>
        <w:t>Confidentiality</w:t>
      </w:r>
      <w:r w:rsidRPr="00AD5202">
        <w:rPr>
          <w:rFonts w:eastAsia="Arial Unicode MS" w:cs="Arial Unicode MS"/>
        </w:rPr>
        <w:tab/>
      </w:r>
      <w:r w:rsidRPr="00AD5202">
        <w:fldChar w:fldCharType="begin"/>
      </w:r>
      <w:r w:rsidRPr="00AD5202">
        <w:instrText xml:space="preserve"> PAGEREF _Toc30 \h </w:instrText>
      </w:r>
      <w:r w:rsidRPr="00AD5202">
        <w:fldChar w:fldCharType="separate"/>
      </w:r>
      <w:r w:rsidRPr="00AD5202">
        <w:rPr>
          <w:rFonts w:eastAsia="Arial Unicode MS" w:cs="Arial Unicode MS"/>
        </w:rPr>
        <w:t>12</w:t>
      </w:r>
      <w:r w:rsidRPr="00AD5202">
        <w:fldChar w:fldCharType="end"/>
      </w:r>
    </w:p>
    <w:p w14:paraId="2E12D22E" w14:textId="77777777" w:rsidR="002A5EDA" w:rsidRPr="00AD5202" w:rsidRDefault="0093435A">
      <w:pPr>
        <w:pStyle w:val="TOC3"/>
        <w:numPr>
          <w:ilvl w:val="2"/>
          <w:numId w:val="20"/>
        </w:numPr>
      </w:pPr>
      <w:r w:rsidRPr="00AD5202">
        <w:rPr>
          <w:rFonts w:eastAsia="Arial Unicode MS" w:cs="Arial Unicode MS"/>
        </w:rPr>
        <w:t>Records Retention</w:t>
      </w:r>
      <w:r w:rsidRPr="00AD5202">
        <w:rPr>
          <w:rFonts w:eastAsia="Arial Unicode MS" w:cs="Arial Unicode MS"/>
        </w:rPr>
        <w:tab/>
      </w:r>
      <w:r w:rsidRPr="00AD5202">
        <w:fldChar w:fldCharType="begin"/>
      </w:r>
      <w:r w:rsidRPr="00AD5202">
        <w:instrText xml:space="preserve"> PAGEREF _Toc31 \h </w:instrText>
      </w:r>
      <w:r w:rsidRPr="00AD5202">
        <w:fldChar w:fldCharType="separate"/>
      </w:r>
      <w:r w:rsidRPr="00AD5202">
        <w:rPr>
          <w:rFonts w:eastAsia="Arial Unicode MS" w:cs="Arial Unicode MS"/>
        </w:rPr>
        <w:t>12</w:t>
      </w:r>
      <w:r w:rsidRPr="00AD5202">
        <w:fldChar w:fldCharType="end"/>
      </w:r>
    </w:p>
    <w:p w14:paraId="2315EB1B" w14:textId="77777777" w:rsidR="002A5EDA" w:rsidRPr="00AD5202" w:rsidRDefault="0093435A">
      <w:pPr>
        <w:pStyle w:val="TOC3"/>
        <w:numPr>
          <w:ilvl w:val="2"/>
          <w:numId w:val="21"/>
        </w:numPr>
      </w:pPr>
      <w:r w:rsidRPr="00AD5202">
        <w:rPr>
          <w:rFonts w:eastAsia="Arial Unicode MS" w:cs="Arial Unicode MS"/>
        </w:rPr>
        <w:t>Sharing of Results with Subjects</w:t>
      </w:r>
      <w:r w:rsidRPr="00AD5202">
        <w:rPr>
          <w:rFonts w:eastAsia="Arial Unicode MS" w:cs="Arial Unicode MS"/>
        </w:rPr>
        <w:tab/>
      </w:r>
      <w:r w:rsidRPr="00AD5202">
        <w:fldChar w:fldCharType="begin"/>
      </w:r>
      <w:r w:rsidRPr="00AD5202">
        <w:instrText xml:space="preserve"> PAGEREF _Toc32 \h </w:instrText>
      </w:r>
      <w:r w:rsidRPr="00AD5202">
        <w:fldChar w:fldCharType="separate"/>
      </w:r>
      <w:r w:rsidRPr="00AD5202">
        <w:rPr>
          <w:rFonts w:eastAsia="Arial Unicode MS" w:cs="Arial Unicode MS"/>
        </w:rPr>
        <w:t>12</w:t>
      </w:r>
      <w:r w:rsidRPr="00AD5202">
        <w:fldChar w:fldCharType="end"/>
      </w:r>
    </w:p>
    <w:p w14:paraId="1AE92DB9" w14:textId="77777777" w:rsidR="002A5EDA" w:rsidRPr="00AD5202" w:rsidRDefault="0093435A">
      <w:pPr>
        <w:pStyle w:val="TOC3"/>
        <w:numPr>
          <w:ilvl w:val="2"/>
          <w:numId w:val="22"/>
        </w:numPr>
      </w:pPr>
      <w:r w:rsidRPr="00AD5202">
        <w:rPr>
          <w:rFonts w:eastAsia="Arial Unicode MS" w:cs="Arial Unicode MS"/>
        </w:rPr>
        <w:t>Data and Specimen Banking</w:t>
      </w:r>
      <w:r w:rsidRPr="00AD5202">
        <w:rPr>
          <w:rFonts w:eastAsia="Arial Unicode MS" w:cs="Arial Unicode MS"/>
        </w:rPr>
        <w:tab/>
      </w:r>
      <w:r w:rsidRPr="00AD5202">
        <w:fldChar w:fldCharType="begin"/>
      </w:r>
      <w:r w:rsidRPr="00AD5202">
        <w:instrText xml:space="preserve"> PAGEREF _Toc33 \h </w:instrText>
      </w:r>
      <w:r w:rsidRPr="00AD5202">
        <w:fldChar w:fldCharType="separate"/>
      </w:r>
      <w:r w:rsidRPr="00AD5202">
        <w:rPr>
          <w:rFonts w:eastAsia="Arial Unicode MS" w:cs="Arial Unicode MS"/>
        </w:rPr>
        <w:t>12</w:t>
      </w:r>
      <w:r w:rsidRPr="00AD5202">
        <w:fldChar w:fldCharType="end"/>
      </w:r>
    </w:p>
    <w:p w14:paraId="7E8BCD8C" w14:textId="77777777" w:rsidR="002A5EDA" w:rsidRPr="00AD5202" w:rsidRDefault="0093435A">
      <w:pPr>
        <w:pStyle w:val="TOC2"/>
        <w:numPr>
          <w:ilvl w:val="1"/>
          <w:numId w:val="23"/>
        </w:numPr>
      </w:pPr>
      <w:r w:rsidRPr="00AD5202">
        <w:rPr>
          <w:rFonts w:eastAsia="Arial Unicode MS" w:cs="Arial Unicode MS"/>
        </w:rPr>
        <w:t>Regulatory and Ethical Considerations</w:t>
      </w:r>
      <w:r w:rsidRPr="00AD5202">
        <w:rPr>
          <w:rFonts w:eastAsia="Arial Unicode MS" w:cs="Arial Unicode MS"/>
        </w:rPr>
        <w:tab/>
      </w:r>
      <w:r w:rsidRPr="00AD5202">
        <w:fldChar w:fldCharType="begin"/>
      </w:r>
      <w:r w:rsidRPr="00AD5202">
        <w:instrText xml:space="preserve"> PAGEREF _Toc34 \h </w:instrText>
      </w:r>
      <w:r w:rsidRPr="00AD5202">
        <w:fldChar w:fldCharType="separate"/>
      </w:r>
      <w:r w:rsidRPr="00AD5202">
        <w:rPr>
          <w:rFonts w:eastAsia="Arial Unicode MS" w:cs="Arial Unicode MS"/>
        </w:rPr>
        <w:t>12</w:t>
      </w:r>
      <w:r w:rsidRPr="00AD5202">
        <w:fldChar w:fldCharType="end"/>
      </w:r>
    </w:p>
    <w:p w14:paraId="54596EAA" w14:textId="77777777" w:rsidR="002A5EDA" w:rsidRPr="00AD5202" w:rsidRDefault="0093435A">
      <w:pPr>
        <w:pStyle w:val="TOC3"/>
        <w:numPr>
          <w:ilvl w:val="2"/>
          <w:numId w:val="1"/>
        </w:numPr>
      </w:pPr>
      <w:r w:rsidRPr="00AD5202">
        <w:rPr>
          <w:rFonts w:eastAsia="Arial Unicode MS" w:cs="Arial Unicode MS"/>
        </w:rPr>
        <w:t>Potential Risks</w:t>
      </w:r>
      <w:r w:rsidRPr="00AD5202">
        <w:rPr>
          <w:rFonts w:eastAsia="Arial Unicode MS" w:cs="Arial Unicode MS"/>
        </w:rPr>
        <w:tab/>
      </w:r>
      <w:r w:rsidRPr="00AD5202">
        <w:fldChar w:fldCharType="begin"/>
      </w:r>
      <w:r w:rsidRPr="00AD5202">
        <w:instrText xml:space="preserve"> PAGEREF _Toc35 \h </w:instrText>
      </w:r>
      <w:r w:rsidRPr="00AD5202">
        <w:fldChar w:fldCharType="separate"/>
      </w:r>
      <w:r w:rsidRPr="00AD5202">
        <w:rPr>
          <w:rFonts w:eastAsia="Arial Unicode MS" w:cs="Arial Unicode MS"/>
        </w:rPr>
        <w:t>12</w:t>
      </w:r>
      <w:r w:rsidRPr="00AD5202">
        <w:fldChar w:fldCharType="end"/>
      </w:r>
    </w:p>
    <w:p w14:paraId="05F764E0" w14:textId="77777777" w:rsidR="002A5EDA" w:rsidRPr="00AD5202" w:rsidRDefault="0093435A">
      <w:pPr>
        <w:pStyle w:val="TOC3"/>
        <w:numPr>
          <w:ilvl w:val="2"/>
          <w:numId w:val="24"/>
        </w:numPr>
      </w:pPr>
      <w:r w:rsidRPr="00AD5202">
        <w:rPr>
          <w:rFonts w:eastAsia="Arial Unicode MS" w:cs="Arial Unicode MS"/>
        </w:rPr>
        <w:t>Potential Benefits</w:t>
      </w:r>
      <w:r w:rsidRPr="00AD5202">
        <w:rPr>
          <w:rFonts w:eastAsia="Arial Unicode MS" w:cs="Arial Unicode MS"/>
        </w:rPr>
        <w:tab/>
      </w:r>
      <w:r w:rsidRPr="00AD5202">
        <w:fldChar w:fldCharType="begin"/>
      </w:r>
      <w:r w:rsidRPr="00AD5202">
        <w:instrText xml:space="preserve"> PAGEREF _Toc36 \h </w:instrText>
      </w:r>
      <w:r w:rsidRPr="00AD5202">
        <w:fldChar w:fldCharType="separate"/>
      </w:r>
      <w:r w:rsidRPr="00AD5202">
        <w:rPr>
          <w:rFonts w:eastAsia="Arial Unicode MS" w:cs="Arial Unicode MS"/>
        </w:rPr>
        <w:t>12</w:t>
      </w:r>
      <w:r w:rsidRPr="00AD5202">
        <w:fldChar w:fldCharType="end"/>
      </w:r>
    </w:p>
    <w:p w14:paraId="7EE5952D" w14:textId="77777777" w:rsidR="002A5EDA" w:rsidRPr="00AD5202" w:rsidRDefault="0093435A">
      <w:pPr>
        <w:pStyle w:val="TOC3"/>
        <w:numPr>
          <w:ilvl w:val="2"/>
          <w:numId w:val="25"/>
        </w:numPr>
      </w:pPr>
      <w:r w:rsidRPr="00AD5202">
        <w:rPr>
          <w:rFonts w:eastAsia="Arial Unicode MS" w:cs="Arial Unicode MS"/>
        </w:rPr>
        <w:t>Risk-Benefit Assessment</w:t>
      </w:r>
      <w:r w:rsidRPr="00AD5202">
        <w:rPr>
          <w:rFonts w:eastAsia="Arial Unicode MS" w:cs="Arial Unicode MS"/>
        </w:rPr>
        <w:tab/>
      </w:r>
      <w:r w:rsidRPr="00AD5202">
        <w:fldChar w:fldCharType="begin"/>
      </w:r>
      <w:r w:rsidRPr="00AD5202">
        <w:instrText xml:space="preserve"> PAGEREF _Toc37 \h </w:instrText>
      </w:r>
      <w:r w:rsidRPr="00AD5202">
        <w:fldChar w:fldCharType="separate"/>
      </w:r>
      <w:r w:rsidRPr="00AD5202">
        <w:rPr>
          <w:rFonts w:eastAsia="Arial Unicode MS" w:cs="Arial Unicode MS"/>
        </w:rPr>
        <w:t>13</w:t>
      </w:r>
      <w:r w:rsidRPr="00AD5202">
        <w:fldChar w:fldCharType="end"/>
      </w:r>
    </w:p>
    <w:p w14:paraId="4898DB34" w14:textId="77777777" w:rsidR="002A5EDA" w:rsidRPr="00AD5202" w:rsidRDefault="0093435A">
      <w:pPr>
        <w:pStyle w:val="TOC2"/>
        <w:numPr>
          <w:ilvl w:val="1"/>
          <w:numId w:val="26"/>
        </w:numPr>
      </w:pPr>
      <w:r w:rsidRPr="00AD5202">
        <w:rPr>
          <w:rFonts w:eastAsia="Arial Unicode MS" w:cs="Arial Unicode MS"/>
        </w:rPr>
        <w:t>Reportable Events</w:t>
      </w:r>
      <w:r w:rsidRPr="00AD5202">
        <w:rPr>
          <w:rFonts w:eastAsia="Arial Unicode MS" w:cs="Arial Unicode MS"/>
        </w:rPr>
        <w:tab/>
      </w:r>
      <w:r w:rsidRPr="00AD5202">
        <w:fldChar w:fldCharType="begin"/>
      </w:r>
      <w:r w:rsidRPr="00AD5202">
        <w:instrText xml:space="preserve"> PAGEREF _Toc38 \h </w:instrText>
      </w:r>
      <w:r w:rsidRPr="00AD5202">
        <w:fldChar w:fldCharType="separate"/>
      </w:r>
      <w:r w:rsidRPr="00AD5202">
        <w:rPr>
          <w:rFonts w:eastAsia="Arial Unicode MS" w:cs="Arial Unicode MS"/>
        </w:rPr>
        <w:t>13</w:t>
      </w:r>
      <w:r w:rsidRPr="00AD5202">
        <w:fldChar w:fldCharType="end"/>
      </w:r>
    </w:p>
    <w:p w14:paraId="2B1E3D79" w14:textId="77777777" w:rsidR="002A5EDA" w:rsidRPr="00AD5202" w:rsidRDefault="0093435A">
      <w:pPr>
        <w:pStyle w:val="TOC2"/>
        <w:numPr>
          <w:ilvl w:val="1"/>
          <w:numId w:val="27"/>
        </w:numPr>
      </w:pPr>
      <w:r w:rsidRPr="00AD5202">
        <w:rPr>
          <w:rFonts w:eastAsia="Arial Unicode MS" w:cs="Arial Unicode MS"/>
        </w:rPr>
        <w:t>Informed Consent/Assent and HIPAA Authorization</w:t>
      </w:r>
      <w:r w:rsidRPr="00AD5202">
        <w:rPr>
          <w:rFonts w:eastAsia="Arial Unicode MS" w:cs="Arial Unicode MS"/>
        </w:rPr>
        <w:tab/>
      </w:r>
      <w:r w:rsidRPr="00AD5202">
        <w:fldChar w:fldCharType="begin"/>
      </w:r>
      <w:r w:rsidRPr="00AD5202">
        <w:instrText xml:space="preserve"> PAGEREF _Toc39 \h </w:instrText>
      </w:r>
      <w:r w:rsidRPr="00AD5202">
        <w:fldChar w:fldCharType="separate"/>
      </w:r>
      <w:r w:rsidRPr="00AD5202">
        <w:rPr>
          <w:rFonts w:eastAsia="Arial Unicode MS" w:cs="Arial Unicode MS"/>
        </w:rPr>
        <w:t>13</w:t>
      </w:r>
      <w:r w:rsidRPr="00AD5202">
        <w:fldChar w:fldCharType="end"/>
      </w:r>
    </w:p>
    <w:p w14:paraId="42290DCB" w14:textId="77777777" w:rsidR="002A5EDA" w:rsidRPr="00AD5202" w:rsidRDefault="0093435A">
      <w:pPr>
        <w:pStyle w:val="TOC3"/>
        <w:numPr>
          <w:ilvl w:val="2"/>
          <w:numId w:val="27"/>
        </w:numPr>
      </w:pPr>
      <w:r w:rsidRPr="00AD5202">
        <w:rPr>
          <w:rFonts w:eastAsia="Arial Unicode MS" w:cs="Arial Unicode MS"/>
        </w:rPr>
        <w:t>Obtaining informed consent</w:t>
      </w:r>
      <w:r w:rsidRPr="00AD5202">
        <w:rPr>
          <w:rFonts w:eastAsia="Arial Unicode MS" w:cs="Arial Unicode MS"/>
        </w:rPr>
        <w:tab/>
      </w:r>
      <w:r w:rsidRPr="00AD5202">
        <w:fldChar w:fldCharType="begin"/>
      </w:r>
      <w:r w:rsidRPr="00AD5202">
        <w:instrText xml:space="preserve"> PAGEREF _Toc40 \h </w:instrText>
      </w:r>
      <w:r w:rsidRPr="00AD5202">
        <w:fldChar w:fldCharType="separate"/>
      </w:r>
      <w:r w:rsidRPr="00AD5202">
        <w:rPr>
          <w:rFonts w:eastAsia="Arial Unicode MS" w:cs="Arial Unicode MS"/>
        </w:rPr>
        <w:t>13</w:t>
      </w:r>
      <w:r w:rsidRPr="00AD5202">
        <w:fldChar w:fldCharType="end"/>
      </w:r>
    </w:p>
    <w:p w14:paraId="3C02FF7C" w14:textId="77777777" w:rsidR="002A5EDA" w:rsidRPr="00AD5202" w:rsidRDefault="0093435A">
      <w:pPr>
        <w:pStyle w:val="TOC3"/>
        <w:numPr>
          <w:ilvl w:val="2"/>
          <w:numId w:val="28"/>
        </w:numPr>
      </w:pPr>
      <w:r w:rsidRPr="00AD5202">
        <w:rPr>
          <w:rFonts w:eastAsia="Arial Unicode MS" w:cs="Arial Unicode MS"/>
        </w:rPr>
        <w:t>Waiver of Consent</w:t>
      </w:r>
      <w:r w:rsidRPr="00AD5202">
        <w:rPr>
          <w:rFonts w:eastAsia="Arial Unicode MS" w:cs="Arial Unicode MS"/>
        </w:rPr>
        <w:tab/>
      </w:r>
      <w:r w:rsidRPr="00AD5202">
        <w:fldChar w:fldCharType="begin"/>
      </w:r>
      <w:r w:rsidRPr="00AD5202">
        <w:instrText xml:space="preserve"> PAGEREF _Toc41 \h </w:instrText>
      </w:r>
      <w:r w:rsidRPr="00AD5202">
        <w:fldChar w:fldCharType="separate"/>
      </w:r>
      <w:r w:rsidRPr="00AD5202">
        <w:rPr>
          <w:rFonts w:eastAsia="Arial Unicode MS" w:cs="Arial Unicode MS"/>
        </w:rPr>
        <w:t>13</w:t>
      </w:r>
      <w:r w:rsidRPr="00AD5202">
        <w:fldChar w:fldCharType="end"/>
      </w:r>
    </w:p>
    <w:p w14:paraId="5A10109C" w14:textId="77777777" w:rsidR="002A5EDA" w:rsidRPr="00AD5202" w:rsidRDefault="0093435A">
      <w:pPr>
        <w:pStyle w:val="TOC3"/>
        <w:numPr>
          <w:ilvl w:val="2"/>
          <w:numId w:val="29"/>
        </w:numPr>
      </w:pPr>
      <w:r w:rsidRPr="00AD5202">
        <w:rPr>
          <w:rFonts w:eastAsia="Arial Unicode MS" w:cs="Arial Unicode MS"/>
        </w:rPr>
        <w:t>Waiver of HIPAA Authorization</w:t>
      </w:r>
      <w:r w:rsidRPr="00AD5202">
        <w:rPr>
          <w:rFonts w:eastAsia="Arial Unicode MS" w:cs="Arial Unicode MS"/>
        </w:rPr>
        <w:tab/>
      </w:r>
      <w:r w:rsidRPr="00AD5202">
        <w:fldChar w:fldCharType="begin"/>
      </w:r>
      <w:r w:rsidRPr="00AD5202">
        <w:instrText xml:space="preserve"> PAGEREF _Toc42 \h </w:instrText>
      </w:r>
      <w:r w:rsidRPr="00AD5202">
        <w:fldChar w:fldCharType="separate"/>
      </w:r>
      <w:r w:rsidRPr="00AD5202">
        <w:rPr>
          <w:rFonts w:eastAsia="Arial Unicode MS" w:cs="Arial Unicode MS"/>
        </w:rPr>
        <w:t>13</w:t>
      </w:r>
      <w:r w:rsidRPr="00AD5202">
        <w:fldChar w:fldCharType="end"/>
      </w:r>
    </w:p>
    <w:p w14:paraId="355A2556" w14:textId="77777777" w:rsidR="002A5EDA" w:rsidRPr="00AD5202" w:rsidRDefault="0093435A">
      <w:pPr>
        <w:pStyle w:val="TOC2"/>
        <w:numPr>
          <w:ilvl w:val="1"/>
          <w:numId w:val="30"/>
        </w:numPr>
      </w:pPr>
      <w:r w:rsidRPr="00AD5202">
        <w:rPr>
          <w:rFonts w:eastAsia="Arial Unicode MS" w:cs="Arial Unicode MS"/>
        </w:rPr>
        <w:t>Timeline and Milestones</w:t>
      </w:r>
      <w:r w:rsidRPr="00AD5202">
        <w:rPr>
          <w:rFonts w:eastAsia="Arial Unicode MS" w:cs="Arial Unicode MS"/>
        </w:rPr>
        <w:tab/>
      </w:r>
      <w:r w:rsidRPr="00AD5202">
        <w:fldChar w:fldCharType="begin"/>
      </w:r>
      <w:r w:rsidRPr="00AD5202">
        <w:instrText xml:space="preserve"> PAGEREF _Toc43 \h </w:instrText>
      </w:r>
      <w:r w:rsidRPr="00AD5202">
        <w:fldChar w:fldCharType="separate"/>
      </w:r>
      <w:r w:rsidRPr="00AD5202">
        <w:rPr>
          <w:rFonts w:eastAsia="Arial Unicode MS" w:cs="Arial Unicode MS"/>
        </w:rPr>
        <w:t>13</w:t>
      </w:r>
      <w:r w:rsidRPr="00AD5202">
        <w:fldChar w:fldCharType="end"/>
      </w:r>
    </w:p>
    <w:p w14:paraId="5E5726F6" w14:textId="77777777" w:rsidR="002A5EDA" w:rsidRPr="00AD5202" w:rsidRDefault="0093435A">
      <w:pPr>
        <w:pStyle w:val="TOC2"/>
        <w:numPr>
          <w:ilvl w:val="1"/>
          <w:numId w:val="31"/>
        </w:numPr>
      </w:pPr>
      <w:r w:rsidRPr="00AD5202">
        <w:rPr>
          <w:rFonts w:eastAsia="Arial Unicode MS" w:cs="Arial Unicode MS"/>
        </w:rPr>
        <w:t>Protocol Review and Amendments</w:t>
      </w:r>
      <w:r w:rsidRPr="00AD5202">
        <w:rPr>
          <w:rFonts w:eastAsia="Arial Unicode MS" w:cs="Arial Unicode MS"/>
        </w:rPr>
        <w:tab/>
      </w:r>
      <w:r w:rsidRPr="00AD5202">
        <w:fldChar w:fldCharType="begin"/>
      </w:r>
      <w:r w:rsidRPr="00AD5202">
        <w:instrText xml:space="preserve"> PAGEREF _Toc44 \h </w:instrText>
      </w:r>
      <w:r w:rsidRPr="00AD5202">
        <w:fldChar w:fldCharType="separate"/>
      </w:r>
      <w:r w:rsidRPr="00AD5202">
        <w:rPr>
          <w:rFonts w:eastAsia="Arial Unicode MS" w:cs="Arial Unicode MS"/>
        </w:rPr>
        <w:t>13</w:t>
      </w:r>
      <w:r w:rsidRPr="00AD5202">
        <w:fldChar w:fldCharType="end"/>
      </w:r>
    </w:p>
    <w:p w14:paraId="507E9996" w14:textId="77777777" w:rsidR="002A5EDA" w:rsidRPr="005F1099" w:rsidRDefault="0093435A">
      <w:pPr>
        <w:pStyle w:val="TOC1"/>
        <w:numPr>
          <w:ilvl w:val="0"/>
          <w:numId w:val="32"/>
        </w:numPr>
        <w:rPr>
          <w:b w:val="0"/>
          <w:bCs w:val="0"/>
        </w:rPr>
      </w:pPr>
      <w:r w:rsidRPr="005F1099">
        <w:rPr>
          <w:rFonts w:eastAsia="Arial Unicode MS" w:cs="Arial Unicode MS"/>
          <w:b w:val="0"/>
          <w:bCs w:val="0"/>
        </w:rPr>
        <w:t>REFERENCES</w:t>
      </w:r>
      <w:r w:rsidRPr="005F1099">
        <w:rPr>
          <w:rFonts w:eastAsia="Arial Unicode MS" w:cs="Arial Unicode MS"/>
          <w:b w:val="0"/>
          <w:bCs w:val="0"/>
        </w:rPr>
        <w:tab/>
      </w:r>
      <w:r w:rsidRPr="005F1099">
        <w:rPr>
          <w:b w:val="0"/>
          <w:bCs w:val="0"/>
        </w:rPr>
        <w:fldChar w:fldCharType="begin"/>
      </w:r>
      <w:r w:rsidRPr="005F1099">
        <w:rPr>
          <w:b w:val="0"/>
          <w:bCs w:val="0"/>
        </w:rPr>
        <w:instrText xml:space="preserve"> PAGEREF _Toc45 \h </w:instrText>
      </w:r>
      <w:r w:rsidRPr="005F1099">
        <w:rPr>
          <w:b w:val="0"/>
          <w:bCs w:val="0"/>
        </w:rPr>
      </w:r>
      <w:r w:rsidRPr="005F1099">
        <w:rPr>
          <w:b w:val="0"/>
          <w:bCs w:val="0"/>
        </w:rPr>
        <w:fldChar w:fldCharType="separate"/>
      </w:r>
      <w:r w:rsidRPr="005F1099">
        <w:rPr>
          <w:rFonts w:eastAsia="Arial Unicode MS" w:cs="Arial Unicode MS"/>
          <w:b w:val="0"/>
          <w:bCs w:val="0"/>
        </w:rPr>
        <w:t>15</w:t>
      </w:r>
      <w:r w:rsidRPr="005F1099">
        <w:rPr>
          <w:b w:val="0"/>
          <w:bCs w:val="0"/>
        </w:rPr>
        <w:fldChar w:fldCharType="end"/>
      </w:r>
    </w:p>
    <w:p w14:paraId="23D6F0C0" w14:textId="77777777" w:rsidR="002A5EDA" w:rsidRPr="00AD5202" w:rsidRDefault="0093435A">
      <w:pPr>
        <w:pStyle w:val="Body"/>
        <w:rPr>
          <w:rFonts w:ascii="Calibri" w:eastAsia="Calibri" w:hAnsi="Calibri" w:cs="Calibri"/>
          <w:kern w:val="2"/>
        </w:rPr>
      </w:pPr>
      <w:r w:rsidRPr="00AD5202">
        <w:fldChar w:fldCharType="end"/>
      </w:r>
    </w:p>
    <w:p w14:paraId="07DEC6C0" w14:textId="77777777" w:rsidR="002A5EDA" w:rsidRPr="00AD5202" w:rsidRDefault="002A5ED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sectPr w:rsidR="002A5EDA" w:rsidRPr="00AD5202">
          <w:headerReference w:type="default" r:id="rId12"/>
          <w:pgSz w:w="12240" w:h="15840"/>
          <w:pgMar w:top="1530" w:right="1440" w:bottom="1440" w:left="1440" w:header="0" w:footer="720" w:gutter="0"/>
          <w:cols w:space="720"/>
          <w:titlePg/>
        </w:sectPr>
      </w:pPr>
    </w:p>
    <w:p w14:paraId="087B74CB" w14:textId="77777777" w:rsidR="002A5EDA" w:rsidRPr="005F1099" w:rsidRDefault="0093435A">
      <w:pPr>
        <w:pStyle w:val="Preface-Appendix"/>
        <w:rPr>
          <w:b w:val="0"/>
          <w:bCs w:val="0"/>
          <w:sz w:val="22"/>
          <w:szCs w:val="22"/>
        </w:rPr>
      </w:pPr>
      <w:bookmarkStart w:id="46" w:name="_Toc1"/>
      <w:r w:rsidRPr="005F1099">
        <w:rPr>
          <w:rFonts w:eastAsia="Arial Unicode MS" w:cs="Arial Unicode MS"/>
          <w:b w:val="0"/>
          <w:bCs w:val="0"/>
          <w:sz w:val="22"/>
          <w:szCs w:val="22"/>
        </w:rPr>
        <w:lastRenderedPageBreak/>
        <w:t>LIST OF TABLES</w:t>
      </w:r>
      <w:bookmarkEnd w:id="46"/>
    </w:p>
    <w:p w14:paraId="033C3657" w14:textId="77777777" w:rsidR="002A5EDA" w:rsidRPr="00AD5202" w:rsidRDefault="002A5EDA">
      <w:pPr>
        <w:pStyle w:val="TableofFigures"/>
        <w:tabs>
          <w:tab w:val="right" w:leader="dot" w:pos="9340"/>
        </w:tabs>
      </w:pPr>
    </w:p>
    <w:p w14:paraId="37FD49A0" w14:textId="77777777" w:rsidR="002A5EDA" w:rsidRPr="00AD5202" w:rsidRDefault="0093435A">
      <w:pPr>
        <w:pStyle w:val="Body"/>
      </w:pPr>
      <w:r w:rsidRPr="005F1099">
        <w:t>No table of figures entries found.</w:t>
      </w:r>
    </w:p>
    <w:p w14:paraId="0AFE4471" w14:textId="77777777" w:rsidR="002A5EDA" w:rsidRPr="005F1099" w:rsidRDefault="0093435A">
      <w:pPr>
        <w:pStyle w:val="Preface-Appendix"/>
        <w:rPr>
          <w:b w:val="0"/>
          <w:bCs w:val="0"/>
          <w:sz w:val="22"/>
          <w:szCs w:val="22"/>
        </w:rPr>
      </w:pPr>
      <w:bookmarkStart w:id="47" w:name="_Toc2"/>
      <w:r w:rsidRPr="005F1099">
        <w:rPr>
          <w:rFonts w:eastAsia="Arial Unicode MS" w:cs="Arial Unicode MS"/>
          <w:b w:val="0"/>
          <w:bCs w:val="0"/>
          <w:sz w:val="22"/>
          <w:szCs w:val="22"/>
        </w:rPr>
        <w:t>LIST OF FIGURES</w:t>
      </w:r>
      <w:bookmarkEnd w:id="47"/>
    </w:p>
    <w:p w14:paraId="579447D7" w14:textId="77777777" w:rsidR="002A5EDA" w:rsidRPr="00AD5202" w:rsidRDefault="002A5ED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pPr>
    </w:p>
    <w:p w14:paraId="6E94E40F" w14:textId="77777777" w:rsidR="002A5EDA" w:rsidRPr="00AD5202" w:rsidRDefault="0093435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pPr>
      <w:r w:rsidRPr="005F1099">
        <w:t>No table of figures entries found.</w:t>
      </w:r>
    </w:p>
    <w:p w14:paraId="60FE154C" w14:textId="77777777" w:rsidR="002A5EDA" w:rsidRPr="00AD5202" w:rsidRDefault="002A5ED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pPr>
    </w:p>
    <w:p w14:paraId="0E83FC93" w14:textId="77777777" w:rsidR="002A5EDA" w:rsidRPr="00AD5202" w:rsidRDefault="002A5ED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sectPr w:rsidR="002A5EDA" w:rsidRPr="00AD5202">
          <w:headerReference w:type="default" r:id="rId13"/>
          <w:pgSz w:w="12240" w:h="15840"/>
          <w:pgMar w:top="1530" w:right="1440" w:bottom="1440" w:left="1440" w:header="0" w:footer="720" w:gutter="0"/>
          <w:cols w:space="720"/>
        </w:sectPr>
      </w:pPr>
    </w:p>
    <w:p w14:paraId="787D3F75" w14:textId="77777777" w:rsidR="002A5EDA" w:rsidRPr="005F1099" w:rsidRDefault="0093435A">
      <w:pPr>
        <w:pStyle w:val="Heading"/>
        <w:numPr>
          <w:ilvl w:val="0"/>
          <w:numId w:val="34"/>
        </w:numPr>
        <w:rPr>
          <w:b w:val="0"/>
          <w:bCs w:val="0"/>
          <w:sz w:val="22"/>
          <w:szCs w:val="22"/>
        </w:rPr>
      </w:pPr>
      <w:bookmarkStart w:id="55" w:name="_Toc3"/>
      <w:r w:rsidRPr="005F1099">
        <w:rPr>
          <w:rFonts w:eastAsia="Arial Unicode MS" w:cs="Arial Unicode MS"/>
          <w:b w:val="0"/>
          <w:bCs w:val="0"/>
          <w:sz w:val="22"/>
          <w:szCs w:val="22"/>
        </w:rPr>
        <w:lastRenderedPageBreak/>
        <w:t>BACKGROUND INFORMATION AND SCIENTIFIC RATIONALE</w:t>
      </w:r>
      <w:bookmarkEnd w:id="55"/>
    </w:p>
    <w:p w14:paraId="77F86436" w14:textId="77777777" w:rsidR="002A5EDA" w:rsidRPr="00AD5202" w:rsidRDefault="002A5EDA">
      <w:pPr>
        <w:pStyle w:val="Body"/>
        <w:tabs>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 w:val="left" w:pos="8860"/>
        </w:tabs>
        <w:suppressAutoHyphens/>
        <w:spacing w:line="240" w:lineRule="exact"/>
      </w:pPr>
    </w:p>
    <w:p w14:paraId="7BAA88EF" w14:textId="13AD0A58" w:rsidR="00685464" w:rsidRDefault="00DE0F6C" w:rsidP="00895F05">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bookmarkStart w:id="56" w:name="OLE_LINK1"/>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Chimeric Antigen Receptor T-cell (CAR-T) therapy represents a transformative approach </w:t>
      </w:r>
      <w:r w:rsidR="00895F05">
        <w:rPr>
          <w:rFonts w:ascii="Arial" w:eastAsia="Arial Unicode MS" w:hAnsi="Arial" w:cs="Arial Unicode MS"/>
          <w:color w:val="000000"/>
          <w:sz w:val="22"/>
          <w:szCs w:val="22"/>
          <w:u w:color="000000"/>
          <w:bdr w:val="nil"/>
          <w14:textOutline w14:w="0" w14:cap="flat" w14:cmpd="sng" w14:algn="ctr">
            <w14:noFill/>
            <w14:prstDash w14:val="solid"/>
            <w14:bevel/>
          </w14:textOutline>
        </w:rPr>
        <w:t>to treating hematologic malignancies. It has demonstrated marked efficacy in relapsed or refractory disease. The substantial incidence of these malignancies underscores the need for effective therapies like CAR-T</w:t>
      </w:r>
      <w:r w:rsidR="00895F05" w:rsidRPr="005F1099">
        <w:rPr>
          <w:rFonts w:ascii="Arial" w:hAnsi="Arial" w:cs="Arial Unicode MS"/>
          <w:color w:val="000000"/>
          <w:sz w:val="22"/>
          <w:szCs w:val="22"/>
          <w:u w:color="000000"/>
          <w:vertAlign w:val="superscript"/>
          <w14:textOutline w14:w="0" w14:cap="flat" w14:cmpd="sng" w14:algn="ctr">
            <w14:noFill/>
            <w14:prstDash w14:val="solid"/>
            <w14:bevel/>
          </w14:textOutline>
        </w:rPr>
        <w:t>1</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–3.</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While CAR-T therapy has shown remarkable success in B-cell acute lymphoblastic leukemia (B-ALL), diffuse large B-cell lymphoma (DLBCL), and multiple myeloma</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4–6</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significant treatment-related toxicities, particularly cytokine release syndrome (CRS) and immune effector cell-associated neurotoxicity syndrome (ICANS), </w:t>
      </w:r>
      <w:r w:rsidR="00685464">
        <w:rPr>
          <w:rFonts w:ascii="Arial" w:eastAsia="Arial Unicode MS" w:hAnsi="Arial" w:cs="Arial Unicode MS"/>
          <w:color w:val="000000"/>
          <w:sz w:val="22"/>
          <w:szCs w:val="22"/>
          <w:u w:color="000000"/>
          <w:bdr w:val="nil"/>
          <w14:textOutline w14:w="0" w14:cap="flat" w14:cmpd="sng" w14:algn="ctr">
            <w14:noFill/>
            <w14:prstDash w14:val="solid"/>
            <w14:bevel/>
          </w14:textOutline>
        </w:rPr>
        <w:t>remains</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a challenge</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7</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w:t>
      </w:r>
    </w:p>
    <w:p w14:paraId="2958A9AA" w14:textId="021852E8" w:rsidR="00DE0F6C" w:rsidRPr="005F1099" w:rsidRDefault="00685464" w:rsidP="00895F05">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r>
        <w:rPr>
          <w:rFonts w:ascii="Arial" w:eastAsia="Arial Unicode MS" w:hAnsi="Arial" w:cs="Arial Unicode MS"/>
          <w:color w:val="000000"/>
          <w:sz w:val="22"/>
          <w:szCs w:val="22"/>
          <w:u w:color="000000"/>
          <w:bdr w:val="nil"/>
          <w14:textOutline w14:w="0" w14:cap="flat" w14:cmpd="sng" w14:algn="ctr">
            <w14:noFill/>
            <w14:prstDash w14:val="solid"/>
            <w14:bevel/>
          </w14:textOutline>
        </w:rPr>
        <w:t>The American Society for Transplantation and Cellular Therapy (ASTCT) has established consensus guidelines that provide a standardized grading system for cytokine release syndrome (CRS) and immune effector cell-associated neurotoxicity syndrome (ICANS), based on objective clinical parameters. This grading system serves as a guideline for the specific management of patients according to the severity of their condition. However, it is important to note that no laboratory parameters are included in this grading system, despite the fact that certain laboratory results can reflect the pathophysiology of immune-related side effects.</w:t>
      </w:r>
    </w:p>
    <w:p w14:paraId="49719C80" w14:textId="13050BD1" w:rsidR="00DE0F6C" w:rsidRPr="005F1099" w:rsidRDefault="00DE0F6C" w:rsidP="00DE0F6C">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Cytokines are pivotal to both the efficacy and toxicity of CAR-T therapy. Upon activation, CAR-T cells secrete cytokines—including interleukin-6 (IL-6), interleukin-1 (IL-1), interferon-gamma (IFN-γ), and granulocyte-macrophage colony-stimulating factor (GM-CSF)—which contribute to the clinical manifestations of CRS and ICANS.</w:t>
      </w:r>
      <w:r w:rsidR="00685464"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9</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Post-treatment cytokine profiles, particularly peak levels and kinetics, have shown promise as predictive biomarkers for response and adverse events. For example, Hay and colleagues correlated post-treatment peak levels of IL-6, IFN-γ, and IL-10 with CRS severity and neurotoxicity</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10</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Furthermore, Teachey et al. identified multiple biomarkers—both pre- and post-infusion—that help clinicians risk-stratify pediatric B-ALL patients for severe CRS</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12</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and Guha et al. underscored the significance of early cytokine kinetics in predicting outcomes following CD19 CAR T-cell therapy</w:t>
      </w:r>
      <w:r w:rsidR="00DF72F6">
        <w:rPr>
          <w:rFonts w:ascii="Arial" w:eastAsia="Arial Unicode MS" w:hAnsi="Arial" w:cs="Arial Unicode MS"/>
          <w:color w:val="000000"/>
          <w:sz w:val="22"/>
          <w:szCs w:val="22"/>
          <w:u w:color="000000"/>
          <w:bdr w:val="nil"/>
          <w14:textOutline w14:w="0" w14:cap="flat" w14:cmpd="sng" w14:algn="ctr">
            <w14:noFill/>
            <w14:prstDash w14:val="solid"/>
            <w14:bevel/>
          </w14:textOutline>
        </w:rPr>
        <w:t>.</w:t>
      </w:r>
      <w:r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13</w:t>
      </w:r>
      <w:r w:rsidR="00DF72F6">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w:t>
      </w:r>
      <w:r w:rsidR="00DF72F6" w:rsidRPr="00A50B4D">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Reviews by </w:t>
      </w:r>
      <w:proofErr w:type="spellStart"/>
      <w:r w:rsidR="00DF72F6" w:rsidRPr="00A50B4D">
        <w:rPr>
          <w:rFonts w:ascii="Arial" w:eastAsia="Arial Unicode MS" w:hAnsi="Arial" w:cs="Arial Unicode MS"/>
          <w:color w:val="000000"/>
          <w:sz w:val="22"/>
          <w:szCs w:val="22"/>
          <w:u w:color="000000"/>
          <w:bdr w:val="nil"/>
          <w14:textOutline w14:w="0" w14:cap="flat" w14:cmpd="sng" w14:algn="ctr">
            <w14:noFill/>
            <w14:prstDash w14:val="solid"/>
            <w14:bevel/>
          </w14:textOutline>
        </w:rPr>
        <w:t>Brudno</w:t>
      </w:r>
      <w:proofErr w:type="spellEnd"/>
      <w:r w:rsidR="00DF72F6" w:rsidRPr="00A50B4D">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and Kochenderfer further elaborate on the mechanistic underpinnings and management of CAR-T toxicities, while Gust et al. highlight the role of endothelial activation in ICANS.</w:t>
      </w:r>
      <w:r w:rsidR="00DF72F6" w:rsidRPr="005F1099">
        <w:rPr>
          <w:rFonts w:ascii="Arial" w:eastAsia="Arial Unicode MS" w:hAnsi="Arial" w:cs="Arial Unicode MS"/>
          <w:color w:val="000000"/>
          <w:sz w:val="22"/>
          <w:szCs w:val="22"/>
          <w:u w:color="000000"/>
          <w:bdr w:val="nil"/>
          <w:vertAlign w:val="superscript"/>
          <w14:textOutline w14:w="0" w14:cap="flat" w14:cmpd="sng" w14:algn="ctr">
            <w14:noFill/>
            <w14:prstDash w14:val="solid"/>
            <w14:bevel/>
          </w14:textOutline>
        </w:rPr>
        <w:t>9,14</w:t>
      </w:r>
    </w:p>
    <w:p w14:paraId="0BE39E34" w14:textId="12CC9BD4" w:rsidR="009B6CB3" w:rsidRPr="005F1099" w:rsidRDefault="009B6CB3" w:rsidP="00DE0F6C">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r>
        <w:rPr>
          <w:rFonts w:ascii="Arial" w:eastAsia="Arial Unicode MS" w:hAnsi="Arial" w:cs="Arial Unicode MS"/>
          <w:color w:val="000000"/>
          <w:sz w:val="22"/>
          <w:szCs w:val="22"/>
          <w:u w:color="000000"/>
          <w:bdr w:val="nil"/>
          <w14:textOutline w14:w="0" w14:cap="flat" w14:cmpd="sng" w14:algn="ctr">
            <w14:noFill/>
            <w14:prstDash w14:val="solid"/>
            <w14:bevel/>
          </w14:textOutline>
        </w:rPr>
        <w:t>Overall, understanding the connection between post-treatment cytokine profiles and clinical outcomes, including immune-related side effects and the effectiveness of the treatment, is crucial for optimizing CAR-T cell therapy. Gaining these insights could help in identifying patients at high risk for severe cytokine release syndrome (CRS) or immune effector cell-associated neurotoxicity syndrome (ICANS), allowing for better management strategies. Additionally, this knowledge could guide personalized treatment approaches, particularly for patients who are likely to relapse or are refractory to CAR-T cell therapy.</w:t>
      </w:r>
    </w:p>
    <w:p w14:paraId="4E8835DC" w14:textId="726242BA" w:rsidR="00403815" w:rsidRDefault="00776A7D" w:rsidP="00DE0F6C">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r>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OHSU, a high-volume center for CAR-T cell therapy, has gathered a significant dataset on patients' cytokine profiles </w:t>
      </w:r>
      <w:r w:rsidR="00BC002B">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and various inflammatory markers </w:t>
      </w:r>
      <w:r>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during the 30 days following CAR-T cell infusion. This dataset includes information on patients receiving CD19 CAR-T cell therapy for B cell lymphoma and B-ALL, as well as BCMA CAR-T cell therapy for multiple myeloma. </w:t>
      </w:r>
      <w:r w:rsidR="00DE0F6C"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Leveraging this unique resource, we propose an in-depth investigation </w:t>
      </w:r>
      <w:r>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of </w:t>
      </w:r>
      <w:r w:rsidR="00DE0F6C"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post-treatment cytokine levels and their clinical correlates in </w:t>
      </w:r>
      <w:r w:rsidR="00403815">
        <w:rPr>
          <w:rFonts w:ascii="Arial" w:eastAsia="Arial Unicode MS" w:hAnsi="Arial" w:cs="Arial Unicode MS"/>
          <w:color w:val="000000"/>
          <w:sz w:val="22"/>
          <w:szCs w:val="22"/>
          <w:u w:color="000000"/>
          <w:bdr w:val="nil"/>
          <w14:textOutline w14:w="0" w14:cap="flat" w14:cmpd="sng" w14:algn="ctr">
            <w14:noFill/>
            <w14:prstDash w14:val="solid"/>
            <w14:bevel/>
          </w14:textOutline>
        </w:rPr>
        <w:t>developing</w:t>
      </w:r>
      <w:r w:rsidR="00403815" w:rsidRPr="005755D3">
        <w:rPr>
          <w:rFonts w:ascii="Arial" w:eastAsia="Arial Unicode MS" w:hAnsi="Arial" w:cs="Arial Unicode MS"/>
          <w:color w:val="000000"/>
          <w:sz w:val="22"/>
          <w:szCs w:val="22"/>
          <w:u w:color="000000"/>
          <w:bdr w:val="nil"/>
          <w14:textOutline w14:w="0" w14:cap="flat" w14:cmpd="sng" w14:algn="ctr">
            <w14:noFill/>
            <w14:prstDash w14:val="solid"/>
            <w14:bevel/>
          </w14:textOutline>
        </w:rPr>
        <w:t xml:space="preserve"> </w:t>
      </w:r>
      <w:r w:rsidR="00403815">
        <w:rPr>
          <w:rFonts w:ascii="Arial" w:eastAsia="Arial Unicode MS" w:hAnsi="Arial" w:cs="Arial Unicode MS"/>
          <w:color w:val="000000"/>
          <w:sz w:val="22"/>
          <w:szCs w:val="22"/>
          <w:u w:color="000000"/>
          <w:bdr w:val="nil"/>
          <w14:textOutline w14:w="0" w14:cap="flat" w14:cmpd="sng" w14:algn="ctr">
            <w14:noFill/>
            <w14:prstDash w14:val="solid"/>
            <w14:bevel/>
          </w14:textOutline>
        </w:rPr>
        <w:t>immune-related side effects and clinical efficacy.</w:t>
      </w:r>
    </w:p>
    <w:bookmarkEnd w:id="56"/>
    <w:p w14:paraId="7C21DB49" w14:textId="528CAA07" w:rsidR="00E3256B" w:rsidRPr="00AD5202" w:rsidRDefault="00E3256B">
      <w:pPr>
        <w:pStyle w:val="Body"/>
        <w:suppressAutoHyphens/>
        <w:spacing w:line="240" w:lineRule="exact"/>
        <w:ind w:firstLine="720"/>
      </w:pPr>
    </w:p>
    <w:p w14:paraId="010ACA2A" w14:textId="28438A02" w:rsidR="002A5EDA" w:rsidRPr="00AD5202" w:rsidRDefault="002A5EDA">
      <w:pPr>
        <w:pStyle w:val="Level3Heading"/>
        <w:ind w:left="720"/>
        <w:pPrChange w:id="57" w:author="Mark Schuster" w:date="2025-02-18T16:00:00Z" w16du:dateUtc="2025-02-19T00:00:00Z">
          <w:pPr>
            <w:pStyle w:val="Level3Heading"/>
            <w:numPr>
              <w:ilvl w:val="2"/>
              <w:numId w:val="34"/>
            </w:numPr>
            <w:ind w:left="720" w:hanging="720"/>
          </w:pPr>
        </w:pPrChange>
      </w:pPr>
    </w:p>
    <w:p w14:paraId="07360BEF" w14:textId="7496A8AB" w:rsidR="002A5EDA" w:rsidRPr="00AD5202" w:rsidRDefault="002A5EDA">
      <w:pPr>
        <w:pStyle w:val="Body"/>
        <w:widowControl/>
        <w:ind w:firstLine="720"/>
      </w:pPr>
    </w:p>
    <w:p w14:paraId="74E666BE" w14:textId="77777777" w:rsidR="002A5EDA" w:rsidRPr="005F1099" w:rsidRDefault="0093435A">
      <w:pPr>
        <w:pStyle w:val="Heading2"/>
        <w:numPr>
          <w:ilvl w:val="1"/>
          <w:numId w:val="34"/>
        </w:numPr>
        <w:spacing w:line="240" w:lineRule="exact"/>
        <w:rPr>
          <w:b w:val="0"/>
          <w:bCs w:val="0"/>
        </w:rPr>
      </w:pPr>
      <w:bookmarkStart w:id="58" w:name="_Toc5"/>
      <w:r w:rsidRPr="005F1099">
        <w:rPr>
          <w:b w:val="0"/>
          <w:bCs w:val="0"/>
        </w:rPr>
        <w:t xml:space="preserve">Study </w:t>
      </w:r>
      <w:r w:rsidRPr="005F1099">
        <w:rPr>
          <w:b w:val="0"/>
          <w:bCs w:val="0"/>
          <w:lang w:val="fr-FR"/>
        </w:rPr>
        <w:t>Rationale</w:t>
      </w:r>
      <w:bookmarkEnd w:id="58"/>
    </w:p>
    <w:p w14:paraId="46008B46" w14:textId="77777777" w:rsidR="002A5EDA" w:rsidRPr="00AD5202" w:rsidRDefault="002A5EDA">
      <w:pPr>
        <w:pStyle w:val="Body"/>
        <w:spacing w:line="240" w:lineRule="exact"/>
      </w:pPr>
    </w:p>
    <w:p w14:paraId="34489124" w14:textId="77777777" w:rsidR="00776A7D" w:rsidRDefault="00776A7D" w:rsidP="00776A7D">
      <w:pPr>
        <w:pStyle w:val="Body"/>
        <w:spacing w:line="240" w:lineRule="exact"/>
      </w:pPr>
      <w:r>
        <w:t>This study aims to retrospectively analyze cytokine profiles in patients undergoing CAR-T cell therapy to:</w:t>
      </w:r>
    </w:p>
    <w:p w14:paraId="5EF4EB9E" w14:textId="160325DD" w:rsidR="00776A7D" w:rsidRDefault="00776A7D">
      <w:pPr>
        <w:pStyle w:val="Body"/>
        <w:numPr>
          <w:ilvl w:val="0"/>
          <w:numId w:val="114"/>
        </w:numPr>
        <w:spacing w:line="240" w:lineRule="exact"/>
        <w:pPrChange w:id="59" w:author="Mark Schuster" w:date="2025-02-18T16:01:00Z" w16du:dateUtc="2025-02-19T00:01:00Z">
          <w:pPr>
            <w:pStyle w:val="Body"/>
            <w:spacing w:line="240" w:lineRule="exact"/>
          </w:pPr>
        </w:pPrChange>
      </w:pPr>
      <w:del w:id="60" w:author="Mark Schuster" w:date="2025-02-18T16:01:00Z" w16du:dateUtc="2025-02-19T00:01:00Z">
        <w:r w:rsidDel="005C0AD1">
          <w:delText xml:space="preserve">• </w:delText>
        </w:r>
      </w:del>
      <w:r>
        <w:t>Assess whether cytokine levels at various time points post-infusion can predict the onset or severity of immune-related side effects, including CRS and ICANS.</w:t>
      </w:r>
    </w:p>
    <w:p w14:paraId="6B028492" w14:textId="4B52719F" w:rsidR="002A5EDA" w:rsidRDefault="00776A7D" w:rsidP="005C0AD1">
      <w:pPr>
        <w:pStyle w:val="Body"/>
        <w:numPr>
          <w:ilvl w:val="0"/>
          <w:numId w:val="114"/>
        </w:numPr>
        <w:spacing w:line="240" w:lineRule="exact"/>
        <w:rPr>
          <w:ins w:id="61" w:author="Mark Schuster" w:date="2025-02-18T16:01:00Z" w16du:dateUtc="2025-02-19T00:01:00Z"/>
        </w:rPr>
      </w:pPr>
      <w:del w:id="62" w:author="Mark Schuster" w:date="2025-02-18T16:01:00Z" w16du:dateUtc="2025-02-19T00:01:00Z">
        <w:r w:rsidDel="005C0AD1">
          <w:delText xml:space="preserve">• </w:delText>
        </w:r>
      </w:del>
      <w:r>
        <w:t>Investigate the correlation between specific cytokine levels and patient survival outcomes post-CAR-T therapy.</w:t>
      </w:r>
    </w:p>
    <w:p w14:paraId="16DAA3D1" w14:textId="77777777" w:rsidR="005C0AD1" w:rsidRPr="00AD5202" w:rsidRDefault="005C0AD1">
      <w:pPr>
        <w:pStyle w:val="Body"/>
        <w:spacing w:line="240" w:lineRule="exact"/>
        <w:ind w:left="720"/>
        <w:pPrChange w:id="63" w:author="Mark Schuster" w:date="2025-02-18T16:01:00Z" w16du:dateUtc="2025-02-19T00:01:00Z">
          <w:pPr>
            <w:pStyle w:val="Body"/>
            <w:spacing w:line="240" w:lineRule="exact"/>
          </w:pPr>
        </w:pPrChange>
      </w:pPr>
    </w:p>
    <w:p w14:paraId="15F171EC" w14:textId="77777777" w:rsidR="002A5EDA" w:rsidRPr="005F1099" w:rsidRDefault="0093435A">
      <w:pPr>
        <w:pStyle w:val="Heading"/>
        <w:numPr>
          <w:ilvl w:val="0"/>
          <w:numId w:val="34"/>
        </w:numPr>
        <w:rPr>
          <w:b w:val="0"/>
          <w:bCs w:val="0"/>
          <w:sz w:val="22"/>
          <w:szCs w:val="22"/>
        </w:rPr>
      </w:pPr>
      <w:bookmarkStart w:id="64" w:name="_Toc6"/>
      <w:r w:rsidRPr="005F1099">
        <w:rPr>
          <w:rFonts w:eastAsia="Arial Unicode MS" w:cs="Arial Unicode MS"/>
          <w:b w:val="0"/>
          <w:bCs w:val="0"/>
          <w:sz w:val="22"/>
          <w:szCs w:val="22"/>
        </w:rPr>
        <w:t>STUDY DESIGN, OBJECTIVES AND ENDPOINTS</w:t>
      </w:r>
      <w:bookmarkEnd w:id="64"/>
    </w:p>
    <w:p w14:paraId="6AAC1F42" w14:textId="77777777" w:rsidR="002A5EDA" w:rsidRPr="00AD5202" w:rsidRDefault="002A5EDA">
      <w:pPr>
        <w:pStyle w:val="Body"/>
      </w:pPr>
    </w:p>
    <w:p w14:paraId="68380D7A" w14:textId="77777777" w:rsidR="002A5EDA" w:rsidRPr="005F1099" w:rsidRDefault="0093435A">
      <w:pPr>
        <w:pStyle w:val="Heading2"/>
        <w:numPr>
          <w:ilvl w:val="1"/>
          <w:numId w:val="34"/>
        </w:numPr>
        <w:spacing w:line="240" w:lineRule="exact"/>
        <w:rPr>
          <w:b w:val="0"/>
          <w:bCs w:val="0"/>
        </w:rPr>
      </w:pPr>
      <w:bookmarkStart w:id="65" w:name="_Toc7"/>
      <w:r w:rsidRPr="005F1099">
        <w:rPr>
          <w:b w:val="0"/>
          <w:bCs w:val="0"/>
        </w:rPr>
        <w:t>Primary Objective and Endpoint</w:t>
      </w:r>
      <w:bookmarkEnd w:id="65"/>
    </w:p>
    <w:p w14:paraId="4969EDBE" w14:textId="77777777" w:rsidR="002A5EDA" w:rsidRPr="00AD5202" w:rsidRDefault="002A5EDA">
      <w:pPr>
        <w:pStyle w:val="Body"/>
        <w:suppressAutoHyphens/>
        <w:spacing w:line="240" w:lineRule="exact"/>
      </w:pPr>
    </w:p>
    <w:p w14:paraId="5F0F0F62" w14:textId="3B10CA23" w:rsidR="00BC002B" w:rsidRPr="005F1099" w:rsidRDefault="00BC002B">
      <w:pPr>
        <w:pStyle w:val="Body"/>
        <w:suppressAutoHyphens/>
        <w:spacing w:line="240" w:lineRule="exact"/>
      </w:pPr>
      <w:r>
        <w:t>To a</w:t>
      </w:r>
      <w:r w:rsidRPr="005F1099">
        <w:t xml:space="preserve">ssess whether cytokine levels at various time points (day 1, 2, 4, 6, 8, 15, 29) post-infusion can predict the </w:t>
      </w:r>
      <w:r w:rsidR="00960509">
        <w:t xml:space="preserve">presence, </w:t>
      </w:r>
      <w:r w:rsidRPr="005F1099">
        <w:t>onset</w:t>
      </w:r>
      <w:r w:rsidR="00960509">
        <w:t>,</w:t>
      </w:r>
      <w:r w:rsidRPr="005F1099">
        <w:t xml:space="preserve"> or severity of immune-related side effects, including CRS and ICANS.</w:t>
      </w:r>
    </w:p>
    <w:p w14:paraId="458C79F3" w14:textId="77777777" w:rsidR="002A5EDA" w:rsidRPr="00AD5202" w:rsidRDefault="002A5EDA">
      <w:pPr>
        <w:pStyle w:val="Body"/>
        <w:suppressAutoHyphens/>
        <w:spacing w:line="240" w:lineRule="exact"/>
      </w:pPr>
    </w:p>
    <w:p w14:paraId="392F3DC3" w14:textId="77777777" w:rsidR="002A5EDA" w:rsidRPr="00AD5202" w:rsidRDefault="002A5EDA">
      <w:pPr>
        <w:pStyle w:val="Body"/>
        <w:suppressAutoHyphens/>
        <w:spacing w:line="240" w:lineRule="exact"/>
      </w:pPr>
    </w:p>
    <w:p w14:paraId="64613D8D" w14:textId="77777777" w:rsidR="002A5EDA" w:rsidRPr="005F1099" w:rsidRDefault="0093435A">
      <w:pPr>
        <w:pStyle w:val="Heading2"/>
        <w:numPr>
          <w:ilvl w:val="1"/>
          <w:numId w:val="34"/>
        </w:numPr>
        <w:spacing w:line="240" w:lineRule="exact"/>
        <w:rPr>
          <w:b w:val="0"/>
          <w:bCs w:val="0"/>
        </w:rPr>
      </w:pPr>
      <w:bookmarkStart w:id="66" w:name="_Toc8"/>
      <w:r w:rsidRPr="005F1099">
        <w:rPr>
          <w:b w:val="0"/>
          <w:bCs w:val="0"/>
        </w:rPr>
        <w:t>Secondary Objectives</w:t>
      </w:r>
      <w:bookmarkEnd w:id="66"/>
    </w:p>
    <w:p w14:paraId="018330A7" w14:textId="77777777" w:rsidR="002A5EDA" w:rsidRPr="00AD5202" w:rsidRDefault="002A5EDA">
      <w:pPr>
        <w:pStyle w:val="Body"/>
        <w:suppressAutoHyphens/>
        <w:spacing w:line="240" w:lineRule="exact"/>
      </w:pPr>
    </w:p>
    <w:p w14:paraId="0F93D27C" w14:textId="77777777" w:rsidR="003B1009" w:rsidRDefault="00BC002B" w:rsidP="003F0448">
      <w:pPr>
        <w:pStyle w:val="ListParagraph"/>
        <w:numPr>
          <w:ilvl w:val="0"/>
          <w:numId w:val="89"/>
        </w:numPr>
        <w:rPr>
          <w:rFonts w:eastAsia="Arial Unicode MS" w:cs="Arial Unicode MS"/>
          <w14:textOutline w14:w="0" w14:cap="flat" w14:cmpd="sng" w14:algn="ctr">
            <w14:noFill/>
            <w14:prstDash w14:val="solid"/>
            <w14:bevel/>
          </w14:textOutline>
        </w:rPr>
      </w:pPr>
      <w:bookmarkStart w:id="67" w:name="_Hlk186193654"/>
      <w:bookmarkStart w:id="68" w:name="_Hlk182396346"/>
      <w:r w:rsidRPr="003B1009">
        <w:rPr>
          <w:rFonts w:eastAsia="Arial Unicode MS" w:cs="Arial Unicode MS"/>
          <w14:textOutline w14:w="0" w14:cap="flat" w14:cmpd="sng" w14:algn="ctr">
            <w14:noFill/>
            <w14:prstDash w14:val="solid"/>
            <w14:bevel/>
          </w14:textOutline>
        </w:rPr>
        <w:t xml:space="preserve">To assess whether inflammatory markers levels at various time points (day 1, 2, 4, 6, 8, 15, 29) post-infusion can predict the </w:t>
      </w:r>
      <w:r w:rsidR="003B1009" w:rsidRPr="003B1009">
        <w:rPr>
          <w:rFonts w:eastAsia="Arial Unicode MS" w:cs="Arial Unicode MS"/>
          <w14:textOutline w14:w="0" w14:cap="flat" w14:cmpd="sng" w14:algn="ctr">
            <w14:noFill/>
            <w14:prstDash w14:val="solid"/>
            <w14:bevel/>
          </w14:textOutline>
        </w:rPr>
        <w:t>patient outcomes, including response rate and survival outcomes post-CAR-T therapy.</w:t>
      </w:r>
    </w:p>
    <w:p w14:paraId="71DAA4E2" w14:textId="7157D586" w:rsidR="00BC002B" w:rsidRPr="005F1099" w:rsidRDefault="003B1009" w:rsidP="003F0448">
      <w:pPr>
        <w:pStyle w:val="ListParagraph"/>
        <w:numPr>
          <w:ilvl w:val="0"/>
          <w:numId w:val="89"/>
        </w:numPr>
        <w:rPr>
          <w:rFonts w:eastAsia="Arial Unicode MS" w:cs="Arial Unicode MS"/>
          <w14:textOutline w14:w="0" w14:cap="flat" w14:cmpd="sng" w14:algn="ctr">
            <w14:noFill/>
            <w14:prstDash w14:val="solid"/>
            <w14:bevel/>
          </w14:textOutline>
        </w:rPr>
      </w:pPr>
      <w:r>
        <w:rPr>
          <w:rFonts w:eastAsia="Arial Unicode MS" w:cs="Arial Unicode MS"/>
          <w14:textOutline w14:w="0" w14:cap="flat" w14:cmpd="sng" w14:algn="ctr">
            <w14:noFill/>
            <w14:prstDash w14:val="solid"/>
            <w14:bevel/>
          </w14:textOutline>
        </w:rPr>
        <w:t>To i</w:t>
      </w:r>
      <w:r w:rsidR="00BC002B" w:rsidRPr="005F1099">
        <w:rPr>
          <w:rFonts w:eastAsia="Arial Unicode MS" w:cs="Arial Unicode MS"/>
          <w14:textOutline w14:w="0" w14:cap="flat" w14:cmpd="sng" w14:algn="ctr">
            <w14:noFill/>
            <w14:prstDash w14:val="solid"/>
            <w14:bevel/>
          </w14:textOutline>
        </w:rPr>
        <w:t>nvestigate the correlation between specific cytokine levels</w:t>
      </w:r>
      <w:r w:rsidR="00BC002B" w:rsidRPr="003B1009">
        <w:rPr>
          <w:rFonts w:eastAsia="Arial Unicode MS" w:cs="Arial Unicode MS"/>
          <w14:textOutline w14:w="0" w14:cap="flat" w14:cmpd="sng" w14:algn="ctr">
            <w14:noFill/>
            <w14:prstDash w14:val="solid"/>
            <w14:bevel/>
          </w14:textOutline>
        </w:rPr>
        <w:t xml:space="preserve"> and inflammatory marker levels at various time points and patient outcomes, including response rate and </w:t>
      </w:r>
      <w:r w:rsidR="00BC002B" w:rsidRPr="005F1099">
        <w:rPr>
          <w:rFonts w:eastAsia="Arial Unicode MS" w:cs="Arial Unicode MS"/>
          <w14:textOutline w14:w="0" w14:cap="flat" w14:cmpd="sng" w14:algn="ctr">
            <w14:noFill/>
            <w14:prstDash w14:val="solid"/>
            <w14:bevel/>
          </w14:textOutline>
        </w:rPr>
        <w:t>survival outcomes post-CAR-T therapy.</w:t>
      </w:r>
    </w:p>
    <w:p w14:paraId="2F8DEC08" w14:textId="45422B08" w:rsidR="00BC002B" w:rsidRPr="005F1099" w:rsidRDefault="003B1009" w:rsidP="003B1009">
      <w:pPr>
        <w:pStyle w:val="ListParagraph"/>
        <w:numPr>
          <w:ilvl w:val="0"/>
          <w:numId w:val="89"/>
        </w:numPr>
        <w:rPr>
          <w:rFonts w:eastAsia="Arial Unicode MS" w:cs="Arial Unicode MS"/>
          <w14:textOutline w14:w="0" w14:cap="flat" w14:cmpd="sng" w14:algn="ctr">
            <w14:noFill/>
            <w14:prstDash w14:val="solid"/>
            <w14:bevel/>
          </w14:textOutline>
        </w:rPr>
      </w:pPr>
      <w:r>
        <w:rPr>
          <w:rFonts w:eastAsia="Arial Unicode MS" w:cs="Arial Unicode MS"/>
          <w14:textOutline w14:w="0" w14:cap="flat" w14:cmpd="sng" w14:algn="ctr">
            <w14:noFill/>
            <w14:prstDash w14:val="solid"/>
            <w14:bevel/>
          </w14:textOutline>
        </w:rPr>
        <w:t>To define the kinetic patterns of cytokines and inflammatory marker levels during a 1-month course after CAR-T cell therapy, focusing on the onset, peak, and resolution during immune-related side effect events and after anti-cytokine interventions, including tocilizumab (anti-IL-6 receptor), anakinra (anti-IL-1) and corticosteroid.</w:t>
      </w:r>
    </w:p>
    <w:bookmarkEnd w:id="67"/>
    <w:bookmarkEnd w:id="68"/>
    <w:p w14:paraId="580C8DC8" w14:textId="5366DADD" w:rsidR="002A5EDA" w:rsidRPr="00895F05" w:rsidRDefault="002A5EDA" w:rsidP="005F1099"/>
    <w:p w14:paraId="74A820B2" w14:textId="77777777" w:rsidR="002A5EDA" w:rsidRPr="00AD5202" w:rsidRDefault="002A5EDA">
      <w:pPr>
        <w:pStyle w:val="Body"/>
      </w:pPr>
      <w:bookmarkStart w:id="69" w:name="_Ref474489014"/>
    </w:p>
    <w:p w14:paraId="70FB5435" w14:textId="77777777" w:rsidR="002A5EDA" w:rsidRPr="005F1099" w:rsidRDefault="0093435A">
      <w:pPr>
        <w:pStyle w:val="Heading"/>
        <w:numPr>
          <w:ilvl w:val="0"/>
          <w:numId w:val="39"/>
        </w:numPr>
        <w:rPr>
          <w:b w:val="0"/>
          <w:bCs w:val="0"/>
          <w:sz w:val="22"/>
          <w:szCs w:val="22"/>
        </w:rPr>
      </w:pPr>
      <w:bookmarkStart w:id="70" w:name="_Ref474489027"/>
      <w:bookmarkStart w:id="71" w:name="_Toc9"/>
      <w:r w:rsidRPr="005F1099">
        <w:rPr>
          <w:rFonts w:eastAsia="Arial Unicode MS" w:cs="Arial Unicode MS"/>
          <w:b w:val="0"/>
          <w:bCs w:val="0"/>
          <w:sz w:val="22"/>
          <w:szCs w:val="22"/>
        </w:rPr>
        <w:t>Study Desig</w:t>
      </w:r>
      <w:bookmarkEnd w:id="70"/>
      <w:r w:rsidRPr="005F1099">
        <w:rPr>
          <w:rFonts w:eastAsia="Arial Unicode MS" w:cs="Arial Unicode MS"/>
          <w:b w:val="0"/>
          <w:bCs w:val="0"/>
          <w:sz w:val="22"/>
          <w:szCs w:val="22"/>
        </w:rPr>
        <w:t>n</w:t>
      </w:r>
      <w:bookmarkEnd w:id="71"/>
    </w:p>
    <w:bookmarkEnd w:id="69"/>
    <w:p w14:paraId="27D7E434" w14:textId="600957A0" w:rsidR="00E4551E" w:rsidRDefault="006F58FD" w:rsidP="00E4551E">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Type: Retrospective cohort study.</w:t>
      </w:r>
    </w:p>
    <w:p w14:paraId="539D29A5" w14:textId="59B6D69B" w:rsidR="006F58FD" w:rsidRPr="005F1099" w:rsidRDefault="006F58FD" w:rsidP="00E4551E">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Population: Adult patients (≥18 years old</w:t>
      </w:r>
      <w:ins w:id="72" w:author="Mark Schuster" w:date="2025-02-19T09:53:00Z" w16du:dateUtc="2025-02-19T17:53:00Z">
        <w:r w:rsidR="00DC3B95">
          <w:rPr>
            <w:rFonts w:ascii="Arial" w:hAnsi="Arial" w:cs="Arial Unicode MS"/>
            <w:color w:val="000000"/>
            <w:sz w:val="22"/>
            <w:szCs w:val="22"/>
            <w:u w:color="000000"/>
            <w14:textOutline w14:w="0" w14:cap="flat" w14:cmpd="sng" w14:algn="ctr">
              <w14:noFill/>
              <w14:prstDash w14:val="solid"/>
              <w14:bevel/>
            </w14:textOutline>
          </w:rPr>
          <w:t>, and &lt;90</w:t>
        </w:r>
      </w:ins>
      <w:r w:rsidRPr="005F1099">
        <w:rPr>
          <w:rFonts w:ascii="Arial" w:hAnsi="Arial" w:cs="Arial Unicode MS"/>
          <w:color w:val="000000"/>
          <w:sz w:val="22"/>
          <w:szCs w:val="22"/>
          <w:u w:color="000000"/>
          <w14:textOutline w14:w="0" w14:cap="flat" w14:cmpd="sng" w14:algn="ctr">
            <w14:noFill/>
            <w14:prstDash w14:val="solid"/>
            <w14:bevel/>
          </w14:textOutline>
        </w:rPr>
        <w:t xml:space="preserve">) who received </w:t>
      </w:r>
      <w:ins w:id="73" w:author="Mark Schuster" w:date="2025-02-18T16:02:00Z" w16du:dateUtc="2025-02-19T00:02:00Z">
        <w:r w:rsidR="005C0AD1">
          <w:rPr>
            <w:rFonts w:ascii="Arial" w:hAnsi="Arial" w:cs="Arial Unicode MS"/>
            <w:color w:val="000000"/>
            <w:sz w:val="22"/>
            <w:szCs w:val="22"/>
            <w:u w:color="000000"/>
            <w14:textOutline w14:w="0" w14:cap="flat" w14:cmpd="sng" w14:algn="ctr">
              <w14:noFill/>
              <w14:prstDash w14:val="solid"/>
              <w14:bevel/>
            </w14:textOutline>
          </w:rPr>
          <w:t xml:space="preserve">FDA-approved </w:t>
        </w:r>
      </w:ins>
      <w:r w:rsidRPr="005F1099">
        <w:rPr>
          <w:rFonts w:ascii="Arial" w:hAnsi="Arial" w:cs="Arial Unicode MS"/>
          <w:color w:val="000000"/>
          <w:sz w:val="22"/>
          <w:szCs w:val="22"/>
          <w:u w:color="000000"/>
          <w14:textOutline w14:w="0" w14:cap="flat" w14:cmpd="sng" w14:algn="ctr">
            <w14:noFill/>
            <w14:prstDash w14:val="solid"/>
            <w14:bevel/>
          </w14:textOutline>
        </w:rPr>
        <w:t xml:space="preserve">CAR-T cell therapy for hematologic malignancies at OHSU from January 2016 to </w:t>
      </w:r>
      <w:r w:rsidR="00E4551E" w:rsidRPr="005F1099">
        <w:rPr>
          <w:rFonts w:ascii="Arial" w:hAnsi="Arial" w:cs="Arial Unicode MS"/>
          <w:color w:val="000000"/>
          <w:sz w:val="22"/>
          <w:szCs w:val="22"/>
          <w:u w:color="000000"/>
          <w14:textOutline w14:w="0" w14:cap="flat" w14:cmpd="sng" w14:algn="ctr">
            <w14:noFill/>
            <w14:prstDash w14:val="solid"/>
            <w14:bevel/>
          </w14:textOutline>
        </w:rPr>
        <w:t>October</w:t>
      </w:r>
      <w:r w:rsidRPr="005F1099">
        <w:rPr>
          <w:rFonts w:ascii="Arial" w:hAnsi="Arial" w:cs="Arial Unicode MS"/>
          <w:color w:val="000000"/>
          <w:sz w:val="22"/>
          <w:szCs w:val="22"/>
          <w:u w:color="000000"/>
          <w14:textOutline w14:w="0" w14:cap="flat" w14:cmpd="sng" w14:algn="ctr">
            <w14:noFill/>
            <w14:prstDash w14:val="solid"/>
            <w14:bevel/>
          </w14:textOutline>
        </w:rPr>
        <w:t xml:space="preserve"> 2024.</w:t>
      </w:r>
    </w:p>
    <w:p w14:paraId="4F536E24" w14:textId="4D56139E" w:rsidR="006F58FD" w:rsidRPr="00AD5202" w:rsidRDefault="006F58FD" w:rsidP="005F1099">
      <w:pPr>
        <w:pStyle w:val="Body"/>
        <w:spacing w:line="240" w:lineRule="exact"/>
      </w:pPr>
      <w:r w:rsidRPr="005F1099">
        <w:t>Data Source: Electronic health records (Epic) and previously collected</w:t>
      </w:r>
      <w:r w:rsidR="00E4551E" w:rsidRPr="005F1099">
        <w:t xml:space="preserve"> </w:t>
      </w:r>
      <w:r w:rsidRPr="005F1099">
        <w:t>cytokine level data.</w:t>
      </w:r>
    </w:p>
    <w:p w14:paraId="6443A2D2" w14:textId="77777777" w:rsidR="002A5EDA" w:rsidRPr="00AD5202" w:rsidRDefault="002A5EDA">
      <w:pPr>
        <w:pStyle w:val="Body"/>
        <w:spacing w:line="240" w:lineRule="exact"/>
      </w:pPr>
    </w:p>
    <w:p w14:paraId="11CA4E00" w14:textId="77777777" w:rsidR="002A5EDA" w:rsidRPr="00AD5202" w:rsidRDefault="0093435A">
      <w:pPr>
        <w:pStyle w:val="Body"/>
        <w:spacing w:line="240" w:lineRule="exact"/>
        <w:ind w:firstLine="720"/>
      </w:pPr>
      <w:r w:rsidRPr="00AD5202">
        <w:t>Each patient</w:t>
      </w:r>
      <w:r w:rsidRPr="00AD5202">
        <w:rPr>
          <w:rtl/>
        </w:rPr>
        <w:t>’</w:t>
      </w:r>
      <w:r w:rsidRPr="00AD5202">
        <w:t>s medical records and tumor registry information will be reviewed by the investigator for demographics, past history and course of disease. Information will be collected on individual data collection sheets and stored in a password-protected database or spread sheet. A code will be used to protect patient confidentiality. The key to the code will be kept separate for the data. At the completion of the data analysis the key to the code will be destroyed.</w:t>
      </w:r>
    </w:p>
    <w:p w14:paraId="191F0535" w14:textId="77777777" w:rsidR="002A5EDA" w:rsidRPr="00AD5202" w:rsidRDefault="002A5EDA">
      <w:pPr>
        <w:pStyle w:val="Body"/>
        <w:spacing w:line="240" w:lineRule="exact"/>
      </w:pPr>
    </w:p>
    <w:p w14:paraId="5617865D" w14:textId="77777777" w:rsidR="002A5EDA" w:rsidRPr="00AD5202" w:rsidRDefault="0093435A">
      <w:pPr>
        <w:pStyle w:val="Level3Heading"/>
        <w:numPr>
          <w:ilvl w:val="2"/>
          <w:numId w:val="40"/>
        </w:numPr>
      </w:pPr>
      <w:bookmarkStart w:id="74" w:name="_Toc10"/>
      <w:bookmarkStart w:id="75" w:name="_Ref470158554"/>
      <w:r w:rsidRPr="00AD5202">
        <w:t xml:space="preserve">Study Setting </w:t>
      </w:r>
      <w:bookmarkEnd w:id="74"/>
    </w:p>
    <w:p w14:paraId="5F8A7BE5" w14:textId="77777777" w:rsidR="002A5EDA" w:rsidRPr="00AD5202" w:rsidRDefault="002A5EDA">
      <w:pPr>
        <w:pStyle w:val="Body"/>
      </w:pPr>
    </w:p>
    <w:p w14:paraId="5EBFDF6C" w14:textId="24A66BE8" w:rsidR="002A5EDA" w:rsidRPr="00AD5202" w:rsidRDefault="0093435A">
      <w:pPr>
        <w:pStyle w:val="Body"/>
      </w:pPr>
      <w:r w:rsidRPr="00AD5202">
        <w:lastRenderedPageBreak/>
        <w:t>This retrospective study will include patients treated at OHSU</w:t>
      </w:r>
      <w:ins w:id="76" w:author="Mark Schuster" w:date="2025-02-18T16:03:00Z" w16du:dateUtc="2025-02-19T00:03:00Z">
        <w:r w:rsidR="00376E75">
          <w:t xml:space="preserve"> with an FDA-approved CAR-T therapy.</w:t>
        </w:r>
      </w:ins>
    </w:p>
    <w:p w14:paraId="01EB2D45" w14:textId="77777777" w:rsidR="002A5EDA" w:rsidRPr="00AD5202" w:rsidRDefault="002A5EDA">
      <w:pPr>
        <w:pStyle w:val="Body"/>
      </w:pPr>
    </w:p>
    <w:p w14:paraId="36346D49" w14:textId="77777777" w:rsidR="002A5EDA" w:rsidRPr="00AD5202" w:rsidRDefault="0093435A">
      <w:pPr>
        <w:pStyle w:val="Level3Heading"/>
        <w:numPr>
          <w:ilvl w:val="2"/>
          <w:numId w:val="40"/>
        </w:numPr>
      </w:pPr>
      <w:bookmarkStart w:id="77" w:name="_Toc11"/>
      <w:r w:rsidRPr="00AD5202">
        <w:rPr>
          <w:rFonts w:eastAsia="Arial Unicode MS" w:cs="Arial Unicode MS"/>
        </w:rPr>
        <w:t xml:space="preserve">Date Range of the Study </w:t>
      </w:r>
      <w:bookmarkEnd w:id="77"/>
    </w:p>
    <w:p w14:paraId="14514C5C" w14:textId="77777777" w:rsidR="002A5EDA" w:rsidRPr="00AD5202" w:rsidRDefault="002A5EDA">
      <w:pPr>
        <w:pStyle w:val="Body"/>
        <w:spacing w:line="240" w:lineRule="exact"/>
      </w:pPr>
    </w:p>
    <w:p w14:paraId="12BBF7FA" w14:textId="5DBC0FB2" w:rsidR="006F58FD" w:rsidRPr="00AD5202" w:rsidRDefault="0093435A">
      <w:pPr>
        <w:pStyle w:val="Body"/>
        <w:rPr>
          <w:i/>
          <w:iCs/>
        </w:rPr>
      </w:pPr>
      <w:r w:rsidRPr="00AD5202">
        <w:t xml:space="preserve">Patients who received </w:t>
      </w:r>
      <w:del w:id="78" w:author="Mark Schuster" w:date="2025-02-18T16:04:00Z" w16du:dateUtc="2025-02-19T00:04:00Z">
        <w:r w:rsidRPr="00AD5202" w:rsidDel="00376E75">
          <w:delText>Chimeric Antigen Receptor (</w:delText>
        </w:r>
      </w:del>
      <w:r w:rsidRPr="00AD5202">
        <w:t>CAR</w:t>
      </w:r>
      <w:del w:id="79" w:author="Mark Schuster" w:date="2025-02-18T16:04:00Z" w16du:dateUtc="2025-02-19T00:04:00Z">
        <w:r w:rsidRPr="00AD5202" w:rsidDel="00376E75">
          <w:delText>)</w:delText>
        </w:r>
      </w:del>
      <w:ins w:id="80" w:author="Mark Schuster" w:date="2025-02-18T16:04:00Z" w16du:dateUtc="2025-02-19T00:04:00Z">
        <w:r w:rsidR="00376E75">
          <w:t>-</w:t>
        </w:r>
      </w:ins>
      <w:del w:id="81" w:author="Mark Schuster" w:date="2025-02-18T16:04:00Z" w16du:dateUtc="2025-02-19T00:04:00Z">
        <w:r w:rsidRPr="00AD5202" w:rsidDel="00376E75">
          <w:delText xml:space="preserve"> </w:delText>
        </w:r>
      </w:del>
      <w:r w:rsidRPr="00AD5202">
        <w:t xml:space="preserve">T cell therapy at Oregon Health and Science University between 1/1/2016 and </w:t>
      </w:r>
      <w:r w:rsidR="00E4551E">
        <w:t>10</w:t>
      </w:r>
      <w:r w:rsidRPr="00AD5202">
        <w:t>/3</w:t>
      </w:r>
      <w:r w:rsidR="00E4551E">
        <w:t>1</w:t>
      </w:r>
      <w:r w:rsidRPr="00AD5202">
        <w:t xml:space="preserve">/2024. </w:t>
      </w:r>
    </w:p>
    <w:p w14:paraId="5024DA95" w14:textId="77777777" w:rsidR="002A5EDA" w:rsidRPr="00AD5202" w:rsidRDefault="002A5EDA">
      <w:pPr>
        <w:pStyle w:val="Body"/>
      </w:pPr>
    </w:p>
    <w:p w14:paraId="30E258C7" w14:textId="77777777" w:rsidR="002A5EDA" w:rsidRPr="005F1099" w:rsidRDefault="0093435A">
      <w:pPr>
        <w:pStyle w:val="Heading"/>
        <w:numPr>
          <w:ilvl w:val="0"/>
          <w:numId w:val="34"/>
        </w:numPr>
        <w:rPr>
          <w:b w:val="0"/>
          <w:bCs w:val="0"/>
          <w:sz w:val="22"/>
          <w:szCs w:val="22"/>
        </w:rPr>
      </w:pPr>
      <w:bookmarkStart w:id="82" w:name="_Toc12"/>
      <w:r w:rsidRPr="005F1099">
        <w:rPr>
          <w:rFonts w:eastAsia="Arial Unicode MS" w:cs="Arial Unicode MS"/>
          <w:b w:val="0"/>
          <w:bCs w:val="0"/>
          <w:sz w:val="22"/>
          <w:szCs w:val="22"/>
        </w:rPr>
        <w:t>STUDY POPULATION</w:t>
      </w:r>
      <w:bookmarkEnd w:id="82"/>
    </w:p>
    <w:p w14:paraId="76748B2E" w14:textId="77777777" w:rsidR="002A5EDA" w:rsidRPr="00AD5202" w:rsidRDefault="002A5EDA">
      <w:pPr>
        <w:pStyle w:val="Body"/>
      </w:pPr>
    </w:p>
    <w:p w14:paraId="700C4916" w14:textId="01B28FCB" w:rsidR="002A5EDA" w:rsidRPr="00AD5202" w:rsidRDefault="0093435A">
      <w:pPr>
        <w:pStyle w:val="Body"/>
      </w:pPr>
      <w:r w:rsidRPr="00AD5202">
        <w:t>This study will include all patients aged ≥18 who were diagnosed with hematologic malignancies</w:t>
      </w:r>
      <w:r w:rsidR="0062476E">
        <w:t xml:space="preserve"> and </w:t>
      </w:r>
      <w:r w:rsidRPr="00AD5202">
        <w:t xml:space="preserve">received CAR-T cell treatment at OHSU. Depending on the quality of the available health records from January 2016 until </w:t>
      </w:r>
      <w:r w:rsidR="0062476E">
        <w:t>Octo</w:t>
      </w:r>
      <w:r w:rsidRPr="00AD5202">
        <w:t>ber 2024, we expect approximately 300 patients will be evaluated and included in the study.</w:t>
      </w:r>
    </w:p>
    <w:p w14:paraId="225CC80E" w14:textId="77777777" w:rsidR="002A5EDA" w:rsidRPr="00AD5202" w:rsidRDefault="002A5EDA">
      <w:pPr>
        <w:pStyle w:val="Body"/>
      </w:pPr>
    </w:p>
    <w:p w14:paraId="5C738CB0" w14:textId="77777777" w:rsidR="002A5EDA" w:rsidRPr="005F1099" w:rsidRDefault="0093435A">
      <w:pPr>
        <w:pStyle w:val="Heading2"/>
        <w:numPr>
          <w:ilvl w:val="1"/>
          <w:numId w:val="34"/>
        </w:numPr>
        <w:rPr>
          <w:b w:val="0"/>
          <w:bCs w:val="0"/>
        </w:rPr>
      </w:pPr>
      <w:bookmarkStart w:id="83" w:name="_Toc13"/>
      <w:r w:rsidRPr="005F1099">
        <w:rPr>
          <w:rFonts w:eastAsia="Arial Unicode MS" w:cs="Arial Unicode MS"/>
          <w:b w:val="0"/>
          <w:bCs w:val="0"/>
        </w:rPr>
        <w:t>Participant Inclusion Criteria</w:t>
      </w:r>
      <w:bookmarkEnd w:id="83"/>
    </w:p>
    <w:bookmarkEnd w:id="75"/>
    <w:p w14:paraId="57E92057" w14:textId="77777777" w:rsidR="002A5EDA" w:rsidRPr="00AD5202" w:rsidRDefault="002A5EDA">
      <w:pPr>
        <w:pStyle w:val="Body"/>
      </w:pPr>
    </w:p>
    <w:p w14:paraId="502BE3B4" w14:textId="0FC662F7" w:rsidR="002A5EDA" w:rsidRPr="00AD5202" w:rsidRDefault="0093435A">
      <w:pPr>
        <w:pStyle w:val="Body"/>
      </w:pPr>
      <w:r w:rsidRPr="00AD5202">
        <w:t>To be eligible to participate in this study, an individual must meet all of the following criteria:</w:t>
      </w:r>
    </w:p>
    <w:p w14:paraId="3ECB4D14" w14:textId="77777777" w:rsidR="006F58FD" w:rsidRPr="005F1099" w:rsidRDefault="006F58FD" w:rsidP="005F1099">
      <w:pPr>
        <w:pStyle w:val="Body"/>
        <w:numPr>
          <w:ilvl w:val="0"/>
          <w:numId w:val="107"/>
        </w:numPr>
      </w:pPr>
      <w:r w:rsidRPr="005F1099">
        <w:t>Age ≥18 years.</w:t>
      </w:r>
    </w:p>
    <w:p w14:paraId="1858C632" w14:textId="127967A4" w:rsidR="006F58FD" w:rsidRPr="005F1099" w:rsidRDefault="006F58FD" w:rsidP="005F1099">
      <w:pPr>
        <w:pStyle w:val="Body"/>
        <w:numPr>
          <w:ilvl w:val="0"/>
          <w:numId w:val="107"/>
        </w:numPr>
      </w:pPr>
      <w:r w:rsidRPr="005F1099">
        <w:t xml:space="preserve">Diagnosis of hematologic malignancy (e.g., B-ALL, DLBCL, multiple myeloma) treated with </w:t>
      </w:r>
      <w:ins w:id="84" w:author="Mark Schuster" w:date="2025-02-18T16:04:00Z" w16du:dateUtc="2025-02-19T00:04:00Z">
        <w:r w:rsidR="00376E75">
          <w:t xml:space="preserve">FDA-approved </w:t>
        </w:r>
      </w:ins>
      <w:r w:rsidRPr="005F1099">
        <w:t>CAR-T cell therapy.</w:t>
      </w:r>
    </w:p>
    <w:p w14:paraId="20B81C0C" w14:textId="0EF897F9" w:rsidR="006F58FD" w:rsidRPr="005F1099" w:rsidRDefault="006F58FD" w:rsidP="005F1099">
      <w:pPr>
        <w:pStyle w:val="Body"/>
        <w:numPr>
          <w:ilvl w:val="0"/>
          <w:numId w:val="107"/>
        </w:numPr>
      </w:pPr>
      <w:r w:rsidRPr="005F1099">
        <w:t xml:space="preserve">Receipt of CAR-T cell treatment at OHSU between January 2016 and </w:t>
      </w:r>
      <w:r w:rsidR="0062476E">
        <w:t>O</w:t>
      </w:r>
      <w:r w:rsidRPr="005F1099">
        <w:t>c</w:t>
      </w:r>
      <w:r w:rsidR="0062476E">
        <w:t>to</w:t>
      </w:r>
      <w:r w:rsidRPr="005F1099">
        <w:t>ber 2024.</w:t>
      </w:r>
    </w:p>
    <w:p w14:paraId="5218AE75" w14:textId="77777777" w:rsidR="006F58FD" w:rsidRPr="005F1099" w:rsidRDefault="006F58FD" w:rsidP="005F1099">
      <w:pPr>
        <w:pStyle w:val="Body"/>
        <w:numPr>
          <w:ilvl w:val="0"/>
          <w:numId w:val="107"/>
        </w:numPr>
      </w:pPr>
      <w:r w:rsidRPr="005F1099">
        <w:t>Availability of post-treatment cytokine data (IL-6, IL-1, IFN-γ, GM-CSF, etc.).</w:t>
      </w:r>
    </w:p>
    <w:p w14:paraId="785AF011" w14:textId="77777777" w:rsidR="002A5EDA" w:rsidRPr="00AD5202" w:rsidRDefault="002A5EDA" w:rsidP="005F1099">
      <w:pPr>
        <w:pStyle w:val="Body"/>
      </w:pPr>
    </w:p>
    <w:p w14:paraId="53B8BDE0" w14:textId="77777777" w:rsidR="002A5EDA" w:rsidRPr="005F1099" w:rsidRDefault="0093435A">
      <w:pPr>
        <w:pStyle w:val="Heading2"/>
        <w:numPr>
          <w:ilvl w:val="1"/>
          <w:numId w:val="34"/>
        </w:numPr>
        <w:rPr>
          <w:b w:val="0"/>
          <w:bCs w:val="0"/>
        </w:rPr>
      </w:pPr>
      <w:bookmarkStart w:id="85" w:name="_Ref470158558"/>
      <w:bookmarkStart w:id="86" w:name="_Toc14"/>
      <w:r w:rsidRPr="005F1099">
        <w:rPr>
          <w:rFonts w:eastAsia="Arial Unicode MS" w:cs="Arial Unicode MS"/>
          <w:b w:val="0"/>
          <w:bCs w:val="0"/>
        </w:rPr>
        <w:t xml:space="preserve">Participant </w:t>
      </w:r>
      <w:r w:rsidRPr="005F1099">
        <w:rPr>
          <w:rFonts w:eastAsia="Arial Unicode MS" w:cs="Arial Unicode MS"/>
          <w:b w:val="0"/>
          <w:bCs w:val="0"/>
          <w:lang w:val="fr-FR"/>
        </w:rPr>
        <w:t>Exclusion Criteria</w:t>
      </w:r>
      <w:bookmarkEnd w:id="85"/>
      <w:bookmarkEnd w:id="86"/>
    </w:p>
    <w:p w14:paraId="71592465" w14:textId="77777777" w:rsidR="002A5EDA" w:rsidRPr="00AD5202" w:rsidRDefault="002A5EDA">
      <w:pPr>
        <w:pStyle w:val="Body"/>
      </w:pPr>
    </w:p>
    <w:p w14:paraId="4C245F71" w14:textId="17DEAF70" w:rsidR="006F58FD" w:rsidRPr="00AD5202" w:rsidRDefault="0093435A" w:rsidP="0062476E">
      <w:pPr>
        <w:pStyle w:val="Body"/>
      </w:pPr>
      <w:r w:rsidRPr="00AD5202">
        <w:t>An individual who meets any of the following criteria will be excluded from participation in this study:</w:t>
      </w:r>
    </w:p>
    <w:p w14:paraId="5FE057D9" w14:textId="77777777" w:rsidR="00376E75" w:rsidRDefault="006F58FD" w:rsidP="005F1099">
      <w:pPr>
        <w:pStyle w:val="Body"/>
        <w:numPr>
          <w:ilvl w:val="0"/>
          <w:numId w:val="107"/>
        </w:numPr>
        <w:rPr>
          <w:ins w:id="87" w:author="Mark Schuster" w:date="2025-02-18T16:10:00Z" w16du:dateUtc="2025-02-19T00:10:00Z"/>
        </w:rPr>
      </w:pPr>
      <w:r w:rsidRPr="005F1099">
        <w:t>Patients under 18 years of age</w:t>
      </w:r>
    </w:p>
    <w:p w14:paraId="2A6E4479" w14:textId="4C973F96" w:rsidR="006F58FD" w:rsidRPr="005F1099" w:rsidRDefault="00376E75" w:rsidP="005F1099">
      <w:pPr>
        <w:pStyle w:val="Body"/>
        <w:numPr>
          <w:ilvl w:val="0"/>
          <w:numId w:val="107"/>
        </w:numPr>
      </w:pPr>
      <w:ins w:id="88" w:author="Mark Schuster" w:date="2025-02-18T16:10:00Z" w16du:dateUtc="2025-02-19T00:10:00Z">
        <w:r>
          <w:t xml:space="preserve">Age </w:t>
        </w:r>
        <w:r>
          <w:rPr>
            <w:u w:val="single"/>
          </w:rPr>
          <w:t>&gt;90 years</w:t>
        </w:r>
      </w:ins>
      <w:r w:rsidR="006F58FD" w:rsidRPr="005F1099">
        <w:t>.</w:t>
      </w:r>
    </w:p>
    <w:p w14:paraId="6345A84D" w14:textId="77777777" w:rsidR="006F58FD" w:rsidRDefault="006F58FD" w:rsidP="005F1099">
      <w:pPr>
        <w:pStyle w:val="Body"/>
        <w:numPr>
          <w:ilvl w:val="0"/>
          <w:numId w:val="107"/>
        </w:numPr>
        <w:rPr>
          <w:ins w:id="89" w:author="Mark Schuster" w:date="2025-02-18T16:05:00Z" w16du:dateUtc="2025-02-19T00:05:00Z"/>
        </w:rPr>
      </w:pPr>
      <w:r w:rsidRPr="005F1099">
        <w:t>Incomplete medical records or missing critical post-treatment cytokine data.</w:t>
      </w:r>
    </w:p>
    <w:p w14:paraId="48F54D26" w14:textId="3D01543D" w:rsidR="00376E75" w:rsidRPr="005F1099" w:rsidRDefault="00376E75" w:rsidP="005F1099">
      <w:pPr>
        <w:pStyle w:val="Body"/>
        <w:numPr>
          <w:ilvl w:val="0"/>
          <w:numId w:val="107"/>
        </w:numPr>
      </w:pPr>
      <w:ins w:id="90" w:author="Mark Schuster" w:date="2025-02-18T16:05:00Z" w16du:dateUtc="2025-02-19T00:05:00Z">
        <w:r>
          <w:t>Participants who received investigational CAR-T therapy</w:t>
        </w:r>
      </w:ins>
    </w:p>
    <w:p w14:paraId="6335B64F" w14:textId="77777777" w:rsidR="006F58FD" w:rsidRPr="00AD5202" w:rsidRDefault="006F58FD">
      <w:pPr>
        <w:pStyle w:val="Body"/>
      </w:pPr>
    </w:p>
    <w:p w14:paraId="0BC8E029" w14:textId="77777777" w:rsidR="002A5EDA" w:rsidRPr="005F1099" w:rsidRDefault="0093435A">
      <w:pPr>
        <w:pStyle w:val="Heading2"/>
        <w:numPr>
          <w:ilvl w:val="1"/>
          <w:numId w:val="43"/>
        </w:numPr>
        <w:rPr>
          <w:b w:val="0"/>
          <w:bCs w:val="0"/>
        </w:rPr>
      </w:pPr>
      <w:bookmarkStart w:id="91" w:name="_Toc15"/>
      <w:r w:rsidRPr="005F1099">
        <w:rPr>
          <w:rFonts w:eastAsia="Arial Unicode MS" w:cs="Arial Unicode MS"/>
          <w:b w:val="0"/>
          <w:bCs w:val="0"/>
        </w:rPr>
        <w:t xml:space="preserve">Vulnerable Populations </w:t>
      </w:r>
      <w:bookmarkEnd w:id="91"/>
    </w:p>
    <w:p w14:paraId="344C2F15" w14:textId="77777777" w:rsidR="002A5EDA" w:rsidRPr="00AD5202" w:rsidRDefault="002A5EDA">
      <w:pPr>
        <w:pStyle w:val="Body"/>
      </w:pPr>
    </w:p>
    <w:p w14:paraId="69B6F638" w14:textId="77777777" w:rsidR="002A5EDA" w:rsidRPr="00AD5202" w:rsidRDefault="0093435A">
      <w:pPr>
        <w:pStyle w:val="Body"/>
        <w:rPr>
          <w:i/>
          <w:iCs/>
        </w:rPr>
      </w:pPr>
      <w:r w:rsidRPr="00AD5202">
        <w:t>This study will not include any vulnerable populations. Aside from age, this study will not collect any information about subjects</w:t>
      </w:r>
      <w:r w:rsidRPr="00AD5202">
        <w:rPr>
          <w:rtl/>
        </w:rPr>
        <w:t xml:space="preserve">’ </w:t>
      </w:r>
      <w:r w:rsidRPr="00AD5202">
        <w:t>status as prisoners, pregnant women, children, neonates, and/or adults lacking capacity. Individuals under 18 will not be included in the study.</w:t>
      </w:r>
    </w:p>
    <w:p w14:paraId="2B10A806" w14:textId="77777777" w:rsidR="002A5EDA" w:rsidRPr="00AD5202" w:rsidRDefault="002A5EDA">
      <w:pPr>
        <w:pStyle w:val="Body"/>
        <w:suppressAutoHyphens/>
        <w:spacing w:line="240" w:lineRule="exact"/>
      </w:pPr>
    </w:p>
    <w:p w14:paraId="390AB450" w14:textId="77777777" w:rsidR="002A5EDA" w:rsidRPr="005F1099" w:rsidRDefault="0093435A">
      <w:pPr>
        <w:pStyle w:val="Heading2"/>
        <w:numPr>
          <w:ilvl w:val="1"/>
          <w:numId w:val="34"/>
        </w:numPr>
        <w:rPr>
          <w:b w:val="0"/>
          <w:bCs w:val="0"/>
        </w:rPr>
      </w:pPr>
      <w:bookmarkStart w:id="92" w:name="_Ref464109876"/>
      <w:bookmarkStart w:id="93" w:name="_Toc16"/>
      <w:r w:rsidRPr="005F1099">
        <w:rPr>
          <w:rFonts w:eastAsia="Arial Unicode MS" w:cs="Arial Unicode MS"/>
          <w:b w:val="0"/>
          <w:bCs w:val="0"/>
        </w:rPr>
        <w:t>R</w:t>
      </w:r>
      <w:bookmarkStart w:id="94" w:name="_Ref464110986"/>
      <w:bookmarkEnd w:id="92"/>
      <w:r w:rsidRPr="005F1099">
        <w:rPr>
          <w:rFonts w:eastAsia="Arial Unicode MS" w:cs="Arial Unicode MS"/>
          <w:b w:val="0"/>
          <w:bCs w:val="0"/>
        </w:rPr>
        <w:t>e</w:t>
      </w:r>
      <w:bookmarkStart w:id="95" w:name="_Ref464111034"/>
      <w:bookmarkEnd w:id="94"/>
      <w:r w:rsidRPr="005F1099">
        <w:rPr>
          <w:rFonts w:eastAsia="Arial Unicode MS" w:cs="Arial Unicode MS"/>
          <w:b w:val="0"/>
          <w:bCs w:val="0"/>
        </w:rPr>
        <w:t>cruitment Methods</w:t>
      </w:r>
      <w:bookmarkEnd w:id="93"/>
    </w:p>
    <w:p w14:paraId="6AB43B80" w14:textId="77777777" w:rsidR="002A5EDA" w:rsidRPr="00AD5202" w:rsidRDefault="002A5EDA">
      <w:pPr>
        <w:pStyle w:val="Body"/>
        <w:spacing w:line="240" w:lineRule="exact"/>
      </w:pPr>
    </w:p>
    <w:p w14:paraId="1F5B808F" w14:textId="77777777" w:rsidR="002A5EDA" w:rsidRPr="00AD5202" w:rsidRDefault="0093435A">
      <w:pPr>
        <w:pStyle w:val="Body"/>
        <w:spacing w:line="240" w:lineRule="exact"/>
      </w:pPr>
      <w:r w:rsidRPr="00AD5202">
        <w:t xml:space="preserve">This is a retrospective chart review. No recruitment will take place. </w:t>
      </w:r>
    </w:p>
    <w:p w14:paraId="145FA660" w14:textId="77777777" w:rsidR="002A5EDA" w:rsidRPr="00AD5202" w:rsidRDefault="002A5EDA">
      <w:pPr>
        <w:pStyle w:val="Body"/>
        <w:spacing w:line="240" w:lineRule="exact"/>
      </w:pPr>
    </w:p>
    <w:p w14:paraId="347E5BBC" w14:textId="1664608D" w:rsidR="002A5EDA" w:rsidRPr="00AD5202" w:rsidDel="00376E75" w:rsidRDefault="0093435A">
      <w:pPr>
        <w:pStyle w:val="Body"/>
        <w:spacing w:line="240" w:lineRule="exact"/>
        <w:rPr>
          <w:del w:id="96" w:author="Mark Schuster" w:date="2025-02-18T16:05:00Z" w16du:dateUtc="2025-02-19T00:05:00Z"/>
        </w:rPr>
      </w:pPr>
      <w:del w:id="97" w:author="Mark Schuster" w:date="2025-02-18T16:05:00Z" w16du:dateUtc="2025-02-19T00:05:00Z">
        <w:r w:rsidRPr="00AD5202" w:rsidDel="00376E75">
          <w:rPr>
            <w:lang w:val="fr-FR"/>
          </w:rPr>
          <w:delText>&lt;insert text&gt;</w:delText>
        </w:r>
      </w:del>
    </w:p>
    <w:p w14:paraId="6E92113D" w14:textId="77777777" w:rsidR="002A5EDA" w:rsidRPr="00AD5202" w:rsidRDefault="002A5EDA">
      <w:pPr>
        <w:pStyle w:val="Body"/>
        <w:spacing w:line="240" w:lineRule="exact"/>
      </w:pPr>
    </w:p>
    <w:p w14:paraId="74AC381C" w14:textId="77777777" w:rsidR="002A5EDA" w:rsidRPr="005F1099" w:rsidRDefault="0093435A">
      <w:pPr>
        <w:pStyle w:val="Heading"/>
        <w:numPr>
          <w:ilvl w:val="0"/>
          <w:numId w:val="44"/>
        </w:numPr>
        <w:rPr>
          <w:b w:val="0"/>
          <w:bCs w:val="0"/>
          <w:sz w:val="22"/>
          <w:szCs w:val="22"/>
        </w:rPr>
      </w:pPr>
      <w:bookmarkStart w:id="98" w:name="_Toc17"/>
      <w:r w:rsidRPr="005F1099">
        <w:rPr>
          <w:rFonts w:eastAsia="Arial Unicode MS" w:cs="Arial Unicode MS"/>
          <w:b w:val="0"/>
          <w:bCs w:val="0"/>
          <w:sz w:val="22"/>
          <w:szCs w:val="22"/>
          <w:lang w:val="es-ES_tradnl"/>
        </w:rPr>
        <w:t>STUDY PROCEDURE</w:t>
      </w:r>
      <w:r w:rsidRPr="005F1099">
        <w:rPr>
          <w:rFonts w:eastAsia="Arial Unicode MS" w:cs="Arial Unicode MS"/>
          <w:b w:val="0"/>
          <w:bCs w:val="0"/>
          <w:sz w:val="22"/>
          <w:szCs w:val="22"/>
        </w:rPr>
        <w:t xml:space="preserve">S </w:t>
      </w:r>
      <w:bookmarkEnd w:id="98"/>
    </w:p>
    <w:bookmarkEnd w:id="95"/>
    <w:p w14:paraId="0DF17A0B" w14:textId="77777777" w:rsidR="002A5EDA" w:rsidRPr="00AD5202" w:rsidRDefault="002A5EDA">
      <w:pPr>
        <w:pStyle w:val="Body"/>
      </w:pPr>
    </w:p>
    <w:p w14:paraId="514FC5F4" w14:textId="1FA42A92" w:rsidR="00AC6013" w:rsidRPr="00AD5202" w:rsidRDefault="00AC6013">
      <w:pPr>
        <w:pStyle w:val="Body"/>
      </w:pPr>
      <w:r w:rsidRPr="005F1099">
        <w:t>This is a retrospective chart review utilizing data available in the Epic electronic health record (EHR). No additional patient interventions or procedures will be performed.</w:t>
      </w:r>
    </w:p>
    <w:p w14:paraId="7C6A0D29" w14:textId="77777777" w:rsidR="002A5EDA" w:rsidRPr="00AD5202" w:rsidRDefault="002A5EDA">
      <w:pPr>
        <w:pStyle w:val="Body"/>
      </w:pPr>
    </w:p>
    <w:p w14:paraId="0B87D0D7" w14:textId="77777777" w:rsidR="002A5EDA" w:rsidRPr="005F1099" w:rsidRDefault="0093435A">
      <w:pPr>
        <w:pStyle w:val="Heading2"/>
        <w:numPr>
          <w:ilvl w:val="1"/>
          <w:numId w:val="34"/>
        </w:numPr>
        <w:rPr>
          <w:b w:val="0"/>
          <w:bCs w:val="0"/>
        </w:rPr>
      </w:pPr>
      <w:bookmarkStart w:id="99" w:name="_Toc18"/>
      <w:r w:rsidRPr="005F1099">
        <w:rPr>
          <w:rFonts w:eastAsia="Arial Unicode MS" w:cs="Arial Unicode MS"/>
          <w:b w:val="0"/>
          <w:bCs w:val="0"/>
        </w:rPr>
        <w:lastRenderedPageBreak/>
        <w:t>Data Sources</w:t>
      </w:r>
      <w:bookmarkEnd w:id="99"/>
    </w:p>
    <w:p w14:paraId="74636DA4" w14:textId="77777777" w:rsidR="002A5EDA" w:rsidRPr="00AD5202" w:rsidRDefault="002A5EDA">
      <w:pPr>
        <w:pStyle w:val="Body"/>
      </w:pPr>
    </w:p>
    <w:p w14:paraId="282FA633" w14:textId="58911DB4" w:rsidR="00AC6013" w:rsidRPr="00AD5202" w:rsidRDefault="00AC6013">
      <w:pPr>
        <w:pStyle w:val="Body"/>
      </w:pPr>
      <w:r w:rsidRPr="005F1099">
        <w:t>Patients will be identified through queries of the Epic EHR at OHSU. Historical data on cytokine levels and immune reconstitution have been prospectively collected for CAR-T recipients as part of routine clinical protocols or prior research efforts.</w:t>
      </w:r>
    </w:p>
    <w:p w14:paraId="4707C7CC" w14:textId="77777777" w:rsidR="002A5EDA" w:rsidRPr="00AD5202" w:rsidRDefault="002A5EDA">
      <w:pPr>
        <w:pStyle w:val="Body"/>
      </w:pPr>
    </w:p>
    <w:p w14:paraId="1088ABB6" w14:textId="77777777" w:rsidR="002A5EDA" w:rsidRPr="00AD5202" w:rsidRDefault="0093435A">
      <w:pPr>
        <w:pStyle w:val="Level3Heading"/>
        <w:numPr>
          <w:ilvl w:val="2"/>
          <w:numId w:val="34"/>
        </w:numPr>
        <w:rPr>
          <w:rFonts w:eastAsia="Arial Unicode MS" w:cs="Arial Unicode MS"/>
        </w:rPr>
      </w:pPr>
      <w:bookmarkStart w:id="100" w:name="_Toc19"/>
      <w:r w:rsidRPr="00AD5202">
        <w:rPr>
          <w:rFonts w:eastAsia="Arial Unicode MS" w:cs="Arial Unicode MS"/>
        </w:rPr>
        <w:t>Case ascertainment</w:t>
      </w:r>
      <w:bookmarkEnd w:id="100"/>
    </w:p>
    <w:p w14:paraId="66302D59" w14:textId="77777777" w:rsidR="00AC6013" w:rsidRPr="00AD5202" w:rsidRDefault="00AC6013" w:rsidP="00AC6013">
      <w:pPr>
        <w:pStyle w:val="Body"/>
      </w:pPr>
    </w:p>
    <w:p w14:paraId="61488D11" w14:textId="77777777" w:rsidR="00AC6013" w:rsidRPr="005F1099" w:rsidRDefault="00AC6013" w:rsidP="00AC6013">
      <w:pPr>
        <w:numPr>
          <w:ilvl w:val="0"/>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All patients who meet inclusion criteria (see Section 3) will be included.</w:t>
      </w:r>
    </w:p>
    <w:p w14:paraId="3758A7EF" w14:textId="77777777" w:rsidR="00AC6013" w:rsidRPr="005F1099" w:rsidRDefault="00AC6013" w:rsidP="00AC6013">
      <w:pPr>
        <w:numPr>
          <w:ilvl w:val="0"/>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A master list of patient medical record numbers will be generated from the EHR search.</w:t>
      </w:r>
    </w:p>
    <w:p w14:paraId="5F2F3EBC" w14:textId="77777777" w:rsidR="00AC6013" w:rsidRPr="005F1099" w:rsidRDefault="00AC6013" w:rsidP="00AC6013">
      <w:pPr>
        <w:numPr>
          <w:ilvl w:val="0"/>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Each record will be reviewed to confirm eligibility and availability of required data fields.</w:t>
      </w:r>
    </w:p>
    <w:p w14:paraId="32869401" w14:textId="77777777" w:rsidR="00AC6013" w:rsidRPr="00AD5202" w:rsidRDefault="00AC6013" w:rsidP="005F1099">
      <w:pPr>
        <w:pStyle w:val="Body"/>
      </w:pPr>
    </w:p>
    <w:p w14:paraId="6FE8BECE" w14:textId="77777777" w:rsidR="002A5EDA" w:rsidRPr="00AD5202" w:rsidRDefault="002A5EDA">
      <w:pPr>
        <w:pStyle w:val="Body"/>
      </w:pPr>
    </w:p>
    <w:p w14:paraId="4EECD9E0" w14:textId="77777777" w:rsidR="002A5EDA" w:rsidRPr="00AD5202" w:rsidRDefault="0093435A">
      <w:pPr>
        <w:pStyle w:val="Level3Heading"/>
        <w:numPr>
          <w:ilvl w:val="2"/>
          <w:numId w:val="34"/>
        </w:numPr>
      </w:pPr>
      <w:bookmarkStart w:id="101" w:name="_Toc20"/>
      <w:r w:rsidRPr="00AD5202">
        <w:rPr>
          <w:rFonts w:eastAsia="Arial Unicode MS" w:cs="Arial Unicode MS"/>
        </w:rPr>
        <w:t>Variable</w:t>
      </w:r>
      <w:r w:rsidRPr="00AD5202">
        <w:rPr>
          <w:rFonts w:eastAsia="Arial Unicode MS" w:cs="Arial Unicode MS"/>
          <w:lang w:val="de-DE"/>
        </w:rPr>
        <w:t xml:space="preserve"> Abstract</w:t>
      </w:r>
      <w:r w:rsidRPr="00AD5202">
        <w:rPr>
          <w:rFonts w:eastAsia="Arial Unicode MS" w:cs="Arial Unicode MS"/>
        </w:rPr>
        <w:t>ion</w:t>
      </w:r>
      <w:bookmarkEnd w:id="101"/>
    </w:p>
    <w:p w14:paraId="6F6F3592" w14:textId="77777777" w:rsidR="002A5EDA" w:rsidRPr="00AD5202" w:rsidRDefault="002A5EDA">
      <w:pPr>
        <w:pStyle w:val="Body"/>
      </w:pPr>
    </w:p>
    <w:p w14:paraId="18672205" w14:textId="77777777" w:rsidR="00AC6013" w:rsidRPr="005F1099" w:rsidRDefault="00AC6013" w:rsidP="00AC601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Data to be collected from the EHR include clinical, laboratory, and outcome variables:</w:t>
      </w:r>
    </w:p>
    <w:p w14:paraId="3A1D804A" w14:textId="77777777" w:rsidR="00F020F1"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val="single"/>
          <w14:textOutline w14:w="0" w14:cap="flat" w14:cmpd="sng" w14:algn="ctr">
            <w14:noFill/>
            <w14:prstDash w14:val="solid"/>
            <w14:bevel/>
          </w14:textOutline>
        </w:rPr>
      </w:pPr>
      <w:r w:rsidRPr="005F1099">
        <w:rPr>
          <w:rFonts w:ascii="Arial" w:hAnsi="Arial" w:cs="Arial Unicode MS"/>
          <w:color w:val="000000"/>
          <w:sz w:val="22"/>
          <w:szCs w:val="22"/>
          <w:u w:val="single"/>
          <w14:textOutline w14:w="0" w14:cap="flat" w14:cmpd="sng" w14:algn="ctr">
            <w14:noFill/>
            <w14:prstDash w14:val="solid"/>
            <w14:bevel/>
          </w14:textOutline>
        </w:rPr>
        <w:t>Patient Demographics and Clinical Characteristics</w:t>
      </w:r>
    </w:p>
    <w:p w14:paraId="73F609B5" w14:textId="044DDCD5" w:rsidR="006B7A9D" w:rsidRPr="005F1099" w:rsidRDefault="006B7A9D" w:rsidP="005F1099">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u w:val="single"/>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Age at the time of CAR-T infusion</w:t>
      </w:r>
    </w:p>
    <w:p w14:paraId="51E0E2D3" w14:textId="77777777" w:rsidR="006B7A9D" w:rsidRPr="005F1099" w:rsidRDefault="006B7A9D" w:rsidP="005F1099">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Gender</w:t>
      </w:r>
    </w:p>
    <w:p w14:paraId="06683093" w14:textId="77777777" w:rsidR="006B7A9D" w:rsidRPr="005F1099" w:rsidRDefault="006B7A9D" w:rsidP="005F1099">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Diagnosis (e.g., B-ALL, DLBCL, multiple myeloma)</w:t>
      </w:r>
    </w:p>
    <w:p w14:paraId="5FFF3E6B" w14:textId="77777777" w:rsidR="006B7A9D" w:rsidRDefault="006B7A9D" w:rsidP="00F020F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Disease status prior to CAR-T therapy (e.g., relapsed, refractory)</w:t>
      </w:r>
    </w:p>
    <w:p w14:paraId="5E15AED4" w14:textId="12424D04" w:rsidR="007E2B8D" w:rsidRPr="005F1099" w:rsidRDefault="007E2B8D" w:rsidP="007E2B8D">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Disease burden pre-CAR-T:</w:t>
      </w:r>
    </w:p>
    <w:p w14:paraId="00E0D529" w14:textId="77777777" w:rsidR="007E2B8D" w:rsidRPr="007E2B8D" w:rsidRDefault="007E2B8D" w:rsidP="005F1099">
      <w:pPr>
        <w:pStyle w:val="ListParagraph"/>
        <w:numPr>
          <w:ilvl w:val="1"/>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Bone marrow blast percentage for B-ALL</w:t>
      </w:r>
    </w:p>
    <w:p w14:paraId="4C5E26B6" w14:textId="56017A5E" w:rsidR="007E2B8D" w:rsidRPr="007E2B8D" w:rsidRDefault="007E2B8D" w:rsidP="005F1099">
      <w:pPr>
        <w:pStyle w:val="ListParagraph"/>
        <w:numPr>
          <w:ilvl w:val="1"/>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Pr>
          <w:rFonts w:cs="Arial Unicode MS"/>
          <w14:textOutline w14:w="0" w14:cap="flat" w14:cmpd="sng" w14:algn="ctr">
            <w14:noFill/>
            <w14:prstDash w14:val="solid"/>
            <w14:bevel/>
          </w14:textOutline>
        </w:rPr>
        <w:t>LDH</w:t>
      </w:r>
      <w:r w:rsidRPr="007E2B8D">
        <w:rPr>
          <w:rFonts w:cs="Arial Unicode MS"/>
          <w14:textOutline w14:w="0" w14:cap="flat" w14:cmpd="sng" w14:algn="ctr">
            <w14:noFill/>
            <w14:prstDash w14:val="solid"/>
            <w14:bevel/>
          </w14:textOutline>
        </w:rPr>
        <w:t xml:space="preserve"> for lymphoma</w:t>
      </w:r>
    </w:p>
    <w:p w14:paraId="1C46F699" w14:textId="53000363" w:rsidR="007E2B8D" w:rsidRPr="005F1099" w:rsidRDefault="007E2B8D" w:rsidP="005F1099">
      <w:pPr>
        <w:pStyle w:val="ListParagraph"/>
        <w:numPr>
          <w:ilvl w:val="1"/>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M-protein/light chains for myeloma</w:t>
      </w:r>
    </w:p>
    <w:p w14:paraId="54DACC30" w14:textId="77777777" w:rsidR="006B7A9D" w:rsidRPr="005F1099" w:rsidRDefault="006B7A9D" w:rsidP="005F1099">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CAR-T product type (CD19, BCMA)</w:t>
      </w:r>
    </w:p>
    <w:p w14:paraId="4822780F" w14:textId="77777777" w:rsidR="006B7A9D" w:rsidRDefault="006B7A9D" w:rsidP="00F020F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Pre-treatment performance status (e.g., ECOG score)</w:t>
      </w:r>
    </w:p>
    <w:p w14:paraId="139EB7F6" w14:textId="16904B1E" w:rsidR="007E2B8D" w:rsidRPr="005F1099" w:rsidRDefault="007E2B8D" w:rsidP="005F1099">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Pr>
          <w:rFonts w:cs="Arial Unicode MS"/>
          <w14:textOutline w14:w="0" w14:cap="flat" w14:cmpd="sng" w14:algn="ctr">
            <w14:noFill/>
            <w14:prstDash w14:val="solid"/>
            <w14:bevel/>
          </w14:textOutline>
        </w:rPr>
        <w:t xml:space="preserve">Lymphodepletion regimen </w:t>
      </w:r>
    </w:p>
    <w:p w14:paraId="4AFAD52B" w14:textId="2BFCE4E3"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val="single"/>
          <w14:textOutline w14:w="0" w14:cap="flat" w14:cmpd="sng" w14:algn="ctr">
            <w14:noFill/>
            <w14:prstDash w14:val="solid"/>
            <w14:bevel/>
          </w14:textOutline>
        </w:rPr>
      </w:pPr>
      <w:r w:rsidRPr="005F1099">
        <w:rPr>
          <w:rFonts w:ascii="Arial" w:hAnsi="Arial" w:cs="Arial Unicode MS"/>
          <w:color w:val="000000"/>
          <w:sz w:val="22"/>
          <w:szCs w:val="22"/>
          <w:u w:val="single"/>
          <w14:textOutline w14:w="0" w14:cap="flat" w14:cmpd="sng" w14:algn="ctr">
            <w14:noFill/>
            <w14:prstDash w14:val="solid"/>
            <w14:bevel/>
          </w14:textOutline>
        </w:rPr>
        <w:t xml:space="preserve">Cytokine Profile </w:t>
      </w:r>
      <w:r w:rsidR="00F020F1">
        <w:rPr>
          <w:rFonts w:ascii="Arial" w:hAnsi="Arial" w:cs="Arial Unicode MS"/>
          <w:color w:val="000000"/>
          <w:sz w:val="22"/>
          <w:szCs w:val="22"/>
          <w:u w:val="single"/>
          <w14:textOutline w14:w="0" w14:cap="flat" w14:cmpd="sng" w14:algn="ctr">
            <w14:noFill/>
            <w14:prstDash w14:val="solid"/>
            <w14:bevel/>
          </w14:textOutline>
        </w:rPr>
        <w:t xml:space="preserve">and Inflammatory Markers </w:t>
      </w:r>
      <w:r w:rsidRPr="005F1099">
        <w:rPr>
          <w:rFonts w:ascii="Arial" w:hAnsi="Arial" w:cs="Arial Unicode MS"/>
          <w:color w:val="000000"/>
          <w:sz w:val="22"/>
          <w:szCs w:val="22"/>
          <w:u w:val="single"/>
          <w14:textOutline w14:w="0" w14:cap="flat" w14:cmpd="sng" w14:algn="ctr">
            <w14:noFill/>
            <w14:prstDash w14:val="solid"/>
            <w14:bevel/>
          </w14:textOutline>
        </w:rPr>
        <w:t>Data</w:t>
      </w:r>
    </w:p>
    <w:p w14:paraId="3C733BA8" w14:textId="483EF692" w:rsidR="00F020F1" w:rsidRDefault="006B7A9D" w:rsidP="006B7A9D">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Cytokine levels measured at predefined time points (Day 1, Day 2, Day 4, Day 6, Day 8, Day 15, Day 29):</w:t>
      </w:r>
      <w:ins w:id="102" w:author="Mark Schuster" w:date="2025-02-19T10:13:00Z" w16du:dateUtc="2025-02-19T18:13:00Z">
        <w:r w:rsidR="00885F6B">
          <w:rPr>
            <w:rFonts w:cs="Arial Unicode MS"/>
            <w14:textOutline w14:w="0" w14:cap="flat" w14:cmpd="sng" w14:algn="ctr">
              <w14:noFill/>
              <w14:prstDash w14:val="solid"/>
              <w14:bevel/>
            </w14:textOutline>
          </w:rPr>
          <w:t xml:space="preserve"> </w:t>
        </w:r>
      </w:ins>
      <w:r w:rsidR="00F020F1" w:rsidRPr="005F1099">
        <w:rPr>
          <w:rFonts w:cs="Arial Unicode MS"/>
          <w14:textOutline w14:w="0" w14:cap="flat" w14:cmpd="sng" w14:algn="ctr">
            <w14:noFill/>
            <w14:prstDash w14:val="solid"/>
            <w14:bevel/>
          </w14:textOutline>
        </w:rPr>
        <w:t>(IL-1, IL-2, IL-2R (CD25), IL-4, IL-5, IL-6, IL-8, IL-10, IL-12, IL-13, IL-17, IFN-γ, TNF-α)</w:t>
      </w:r>
    </w:p>
    <w:p w14:paraId="22A714B0" w14:textId="56568277" w:rsidR="006B7A9D" w:rsidRPr="005F1099" w:rsidRDefault="006B7A9D" w:rsidP="005F1099">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Inflammatory markers (e.g., C-reactive protein, ferritin)</w:t>
      </w:r>
      <w:r w:rsidR="00F020F1">
        <w:rPr>
          <w:rFonts w:cs="Arial Unicode MS"/>
          <w14:textOutline w14:w="0" w14:cap="flat" w14:cmpd="sng" w14:algn="ctr">
            <w14:noFill/>
            <w14:prstDash w14:val="solid"/>
            <w14:bevel/>
          </w14:textOutline>
        </w:rPr>
        <w:t>: daily results during admission and outpatient follow-up (1-month period)</w:t>
      </w:r>
    </w:p>
    <w:p w14:paraId="5F197DF2" w14:textId="2B56156A"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val="single" w:color="000000"/>
          <w14:textOutline w14:w="0" w14:cap="flat" w14:cmpd="sng" w14:algn="ctr">
            <w14:noFill/>
            <w14:prstDash w14:val="solid"/>
            <w14:bevel/>
          </w14:textOutline>
        </w:rPr>
      </w:pPr>
      <w:r w:rsidRPr="005F1099">
        <w:rPr>
          <w:rFonts w:ascii="Arial" w:hAnsi="Arial" w:cs="Arial Unicode MS"/>
          <w:color w:val="000000"/>
          <w:sz w:val="22"/>
          <w:szCs w:val="22"/>
          <w:u w:val="single" w:color="000000"/>
          <w14:textOutline w14:w="0" w14:cap="flat" w14:cmpd="sng" w14:algn="ctr">
            <w14:noFill/>
            <w14:prstDash w14:val="solid"/>
            <w14:bevel/>
          </w14:textOutline>
        </w:rPr>
        <w:t>Clinical Outcomes</w:t>
      </w:r>
    </w:p>
    <w:p w14:paraId="334C8149" w14:textId="77777777" w:rsidR="00F020F1" w:rsidRDefault="006B7A9D" w:rsidP="006B7A9D">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CRS (Cytokine Release Syndrome):</w:t>
      </w:r>
      <w:r w:rsidR="00F020F1">
        <w:rPr>
          <w:rFonts w:cs="Arial Unicode MS"/>
          <w14:textOutline w14:w="0" w14:cap="flat" w14:cmpd="sng" w14:algn="ctr">
            <w14:noFill/>
            <w14:prstDash w14:val="solid"/>
            <w14:bevel/>
          </w14:textOutline>
        </w:rPr>
        <w:t xml:space="preserve"> </w:t>
      </w:r>
    </w:p>
    <w:p w14:paraId="19427384" w14:textId="77777777" w:rsidR="00F020F1" w:rsidRDefault="006B7A9D" w:rsidP="00F020F1">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Presence or absence</w:t>
      </w:r>
    </w:p>
    <w:p w14:paraId="133B070A" w14:textId="6B63ED78"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Severity grade (ASTCT grading)</w:t>
      </w:r>
      <w:r w:rsidR="00F020F1">
        <w:rPr>
          <w:rFonts w:cs="Arial Unicode MS"/>
          <w14:textOutline w14:w="0" w14:cap="flat" w14:cmpd="sng" w14:algn="ctr">
            <w14:noFill/>
            <w14:prstDash w14:val="solid"/>
            <w14:bevel/>
          </w14:textOutline>
        </w:rPr>
        <w:t>: Daily assessment</w:t>
      </w:r>
    </w:p>
    <w:p w14:paraId="25ACEF68"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lastRenderedPageBreak/>
        <w:t>Time of onset (post-infusion day)</w:t>
      </w:r>
    </w:p>
    <w:p w14:paraId="13E02119"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Duration (in days)</w:t>
      </w:r>
    </w:p>
    <w:p w14:paraId="4F4DF1C0" w14:textId="77777777" w:rsidR="00F020F1" w:rsidRDefault="006B7A9D" w:rsidP="006B7A9D">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ICANS (Immune Effector Cell-Associated Neurotoxicity Syndrome):</w:t>
      </w:r>
    </w:p>
    <w:p w14:paraId="0195E5D6"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Presence or absence</w:t>
      </w:r>
    </w:p>
    <w:p w14:paraId="5BF78208" w14:textId="5B98A0D1"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Severity grade (ASTCT grading)</w:t>
      </w:r>
      <w:r w:rsidR="00F020F1" w:rsidRPr="005F1099">
        <w:rPr>
          <w:rFonts w:cs="Arial Unicode MS"/>
          <w14:textOutline w14:w="0" w14:cap="flat" w14:cmpd="sng" w14:algn="ctr">
            <w14:noFill/>
            <w14:prstDash w14:val="solid"/>
            <w14:bevel/>
          </w14:textOutline>
        </w:rPr>
        <w:t>:</w:t>
      </w:r>
      <w:r w:rsidR="007E2B8D">
        <w:rPr>
          <w:rFonts w:cs="Arial Unicode MS"/>
          <w14:textOutline w14:w="0" w14:cap="flat" w14:cmpd="sng" w14:algn="ctr">
            <w14:noFill/>
            <w14:prstDash w14:val="solid"/>
            <w14:bevel/>
          </w14:textOutline>
        </w:rPr>
        <w:t xml:space="preserve"> </w:t>
      </w:r>
      <w:r w:rsidR="00F020F1" w:rsidRPr="005F1099">
        <w:rPr>
          <w:rFonts w:cs="Arial Unicode MS"/>
          <w14:textOutline w14:w="0" w14:cap="flat" w14:cmpd="sng" w14:algn="ctr">
            <w14:noFill/>
            <w14:prstDash w14:val="solid"/>
            <w14:bevel/>
          </w14:textOutline>
        </w:rPr>
        <w:t>Daily</w:t>
      </w:r>
      <w:r w:rsidR="00F020F1">
        <w:rPr>
          <w:rFonts w:cs="Arial Unicode MS"/>
          <w14:textOutline w14:w="0" w14:cap="flat" w14:cmpd="sng" w14:algn="ctr">
            <w14:noFill/>
            <w14:prstDash w14:val="solid"/>
            <w14:bevel/>
          </w14:textOutline>
        </w:rPr>
        <w:t xml:space="preserve"> assessment</w:t>
      </w:r>
    </w:p>
    <w:p w14:paraId="6E9F0822"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Time of onset (post-infusion day)</w:t>
      </w:r>
    </w:p>
    <w:p w14:paraId="214EE437"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Duration (in days)</w:t>
      </w:r>
    </w:p>
    <w:p w14:paraId="0131DC2A" w14:textId="77777777" w:rsidR="00F020F1" w:rsidRDefault="006B7A9D" w:rsidP="006B7A9D">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Survival and Response Data</w:t>
      </w:r>
    </w:p>
    <w:p w14:paraId="1E24DB9B"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Overall survival (OS): Time from CAR-T infusion to death or last follow-up</w:t>
      </w:r>
    </w:p>
    <w:p w14:paraId="6B82DA3F" w14:textId="6787AD4C" w:rsidR="007E2B8D" w:rsidRPr="005F1099" w:rsidRDefault="007E2B8D" w:rsidP="007E2B8D">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CAR-T infusion</w:t>
      </w:r>
    </w:p>
    <w:p w14:paraId="70452B57" w14:textId="19E9A11A" w:rsidR="007E2B8D" w:rsidRPr="005F1099" w:rsidRDefault="007E2B8D" w:rsidP="007E2B8D">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death (if applicable)</w:t>
      </w:r>
    </w:p>
    <w:p w14:paraId="76B4BF25" w14:textId="289CA058" w:rsidR="007E2B8D" w:rsidRDefault="007E2B8D" w:rsidP="005F1099">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last follow-up (if alive)</w:t>
      </w:r>
    </w:p>
    <w:p w14:paraId="477FAF24"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Progression-free survival (PFS): Time from CAR-T infusion to disease progression or relapse</w:t>
      </w:r>
    </w:p>
    <w:p w14:paraId="4DB80954" w14:textId="6FE5E3A7" w:rsidR="007E2B8D" w:rsidRPr="005F1099" w:rsidRDefault="007E2B8D" w:rsidP="007E2B8D">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CAR-T infusion</w:t>
      </w:r>
    </w:p>
    <w:p w14:paraId="5372C8DF" w14:textId="76DEE186" w:rsidR="007E2B8D" w:rsidRPr="005F1099" w:rsidRDefault="007E2B8D" w:rsidP="007E2B8D">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documented disease progression (e.g., imaging, clinical assessment)</w:t>
      </w:r>
    </w:p>
    <w:p w14:paraId="23427BD0" w14:textId="7590E881" w:rsidR="007E2B8D" w:rsidRDefault="007E2B8D" w:rsidP="005F1099">
      <w:pPr>
        <w:pStyle w:val="ListParagraph"/>
        <w:numPr>
          <w:ilvl w:val="2"/>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7E2B8D">
        <w:rPr>
          <w:rFonts w:cs="Arial Unicode MS"/>
          <w14:textOutline w14:w="0" w14:cap="flat" w14:cmpd="sng" w14:algn="ctr">
            <w14:noFill/>
            <w14:prstDash w14:val="solid"/>
            <w14:bevel/>
          </w14:textOutline>
        </w:rPr>
        <w:t>Date of relapse (if applicable)</w:t>
      </w:r>
    </w:p>
    <w:p w14:paraId="0A247E9A"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Response rate</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Complete response (CR)</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Partial response (PR)</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Stable disease (SD)</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Progressive disease (PD)</w:t>
      </w:r>
    </w:p>
    <w:p w14:paraId="34960BB8" w14:textId="77777777" w:rsidR="00F020F1" w:rsidRPr="005F1099" w:rsidRDefault="006B7A9D" w:rsidP="005F1099">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0"/>
        <w:rPr>
          <w:rFonts w:cs="Arial Unicode MS"/>
          <w14:textOutline w14:w="0" w14:cap="flat" w14:cmpd="sng" w14:algn="ctr">
            <w14:noFill/>
            <w14:prstDash w14:val="solid"/>
            <w14:bevel/>
          </w14:textOutline>
        </w:rPr>
      </w:pPr>
      <w:r w:rsidRPr="005F1099">
        <w:rPr>
          <w:rFonts w:cs="Arial Unicode MS"/>
          <w:u w:val="single"/>
          <w14:textOutline w14:w="0" w14:cap="flat" w14:cmpd="sng" w14:algn="ctr">
            <w14:noFill/>
            <w14:prstDash w14:val="solid"/>
            <w14:bevel/>
          </w14:textOutline>
        </w:rPr>
        <w:t>Treatment Interventions</w:t>
      </w:r>
    </w:p>
    <w:p w14:paraId="51C5E546" w14:textId="77777777" w:rsidR="00F020F1" w:rsidRDefault="006B7A9D" w:rsidP="006B7A9D">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Use of anti-cytokine therapies:</w:t>
      </w:r>
    </w:p>
    <w:p w14:paraId="4073620A" w14:textId="77777777" w:rsidR="00F020F1" w:rsidRDefault="006B7A9D" w:rsidP="006B7A9D">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Tocilizumab (anti-IL-6 receptor)</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Anakinra (anti-IL-1)</w:t>
      </w:r>
      <w:r w:rsidR="00F020F1">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Corticosteroids</w:t>
      </w:r>
    </w:p>
    <w:p w14:paraId="1C028C01" w14:textId="03E98576" w:rsidR="006B7A9D" w:rsidRPr="005F1099" w:rsidRDefault="006B7A9D" w:rsidP="005F1099">
      <w:pPr>
        <w:pStyle w:val="ListParagraph"/>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Timing and dosage of interventions</w:t>
      </w:r>
    </w:p>
    <w:p w14:paraId="03FD6311" w14:textId="77777777" w:rsidR="007E2B8D"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val="single" w:color="000000"/>
          <w14:textOutline w14:w="0" w14:cap="flat" w14:cmpd="sng" w14:algn="ctr">
            <w14:noFill/>
            <w14:prstDash w14:val="solid"/>
            <w14:bevel/>
          </w14:textOutline>
        </w:rPr>
      </w:pPr>
      <w:r w:rsidRPr="005F1099">
        <w:rPr>
          <w:rFonts w:ascii="Arial" w:hAnsi="Arial" w:cs="Arial Unicode MS"/>
          <w:color w:val="000000"/>
          <w:sz w:val="22"/>
          <w:szCs w:val="22"/>
          <w:u w:val="single" w:color="000000"/>
          <w14:textOutline w14:w="0" w14:cap="flat" w14:cmpd="sng" w14:algn="ctr">
            <w14:noFill/>
            <w14:prstDash w14:val="solid"/>
            <w14:bevel/>
          </w14:textOutline>
        </w:rPr>
        <w:t>Laboratory and Supportive Data</w:t>
      </w:r>
    </w:p>
    <w:p w14:paraId="6A3C6BDC" w14:textId="77777777" w:rsidR="007E2B8D" w:rsidRDefault="006B7A9D" w:rsidP="005F1099">
      <w:pPr>
        <w:pStyle w:val="ListParagraph"/>
        <w:numPr>
          <w:ilvl w:val="0"/>
          <w:numId w:val="112"/>
        </w:numPr>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Baseline laboratory values (e.g., complete blood count, liver function tests, renal function tests)</w:t>
      </w:r>
    </w:p>
    <w:p w14:paraId="63A8BFD9" w14:textId="77777777" w:rsidR="002A5EDA" w:rsidRPr="00AD5202" w:rsidRDefault="002A5EDA">
      <w:pPr>
        <w:pStyle w:val="Body"/>
      </w:pPr>
    </w:p>
    <w:p w14:paraId="5BD4D9A6" w14:textId="77777777" w:rsidR="002A5EDA" w:rsidRPr="005F1099" w:rsidRDefault="0093435A">
      <w:pPr>
        <w:pStyle w:val="Heading"/>
        <w:numPr>
          <w:ilvl w:val="0"/>
          <w:numId w:val="67"/>
        </w:numPr>
        <w:rPr>
          <w:b w:val="0"/>
          <w:bCs w:val="0"/>
          <w:sz w:val="22"/>
          <w:szCs w:val="22"/>
        </w:rPr>
      </w:pPr>
      <w:bookmarkStart w:id="103" w:name="_Toc21"/>
      <w:r w:rsidRPr="005F1099">
        <w:rPr>
          <w:rFonts w:eastAsia="Arial Unicode MS" w:cs="Arial Unicode MS"/>
          <w:b w:val="0"/>
          <w:bCs w:val="0"/>
          <w:sz w:val="22"/>
          <w:szCs w:val="22"/>
        </w:rPr>
        <w:t>STATISTICAL CONSIDERATIONS</w:t>
      </w:r>
      <w:bookmarkEnd w:id="103"/>
    </w:p>
    <w:p w14:paraId="0FAE8BC6" w14:textId="77777777" w:rsidR="002A5EDA" w:rsidRPr="00AD5202" w:rsidRDefault="002A5EDA">
      <w:pPr>
        <w:pStyle w:val="Body"/>
      </w:pPr>
    </w:p>
    <w:p w14:paraId="3634F5EF" w14:textId="77777777" w:rsidR="002A5EDA" w:rsidRPr="005F1099" w:rsidRDefault="0093435A">
      <w:pPr>
        <w:pStyle w:val="Heading2"/>
        <w:numPr>
          <w:ilvl w:val="1"/>
          <w:numId w:val="34"/>
        </w:numPr>
        <w:rPr>
          <w:b w:val="0"/>
          <w:bCs w:val="0"/>
        </w:rPr>
      </w:pPr>
      <w:bookmarkStart w:id="104" w:name="_Toc22"/>
      <w:r w:rsidRPr="005F1099">
        <w:rPr>
          <w:rFonts w:eastAsia="Arial Unicode MS" w:cs="Arial Unicode MS"/>
          <w:b w:val="0"/>
          <w:bCs w:val="0"/>
        </w:rPr>
        <w:t>Primary and Secondary Endpoints</w:t>
      </w:r>
      <w:bookmarkEnd w:id="104"/>
    </w:p>
    <w:p w14:paraId="28CBA4D9" w14:textId="77777777" w:rsidR="002A5EDA" w:rsidRPr="00AD5202" w:rsidRDefault="002A5EDA">
      <w:pPr>
        <w:pStyle w:val="Body"/>
      </w:pPr>
    </w:p>
    <w:p w14:paraId="277FD633" w14:textId="77777777" w:rsidR="002A5EDA" w:rsidRPr="00AD5202" w:rsidRDefault="0093435A">
      <w:pPr>
        <w:pStyle w:val="Level3Heading"/>
        <w:numPr>
          <w:ilvl w:val="2"/>
          <w:numId w:val="34"/>
        </w:numPr>
      </w:pPr>
      <w:bookmarkStart w:id="105" w:name="_Toc23"/>
      <w:r w:rsidRPr="00AD5202">
        <w:rPr>
          <w:rFonts w:eastAsia="Arial Unicode MS" w:cs="Arial Unicode MS"/>
        </w:rPr>
        <w:t xml:space="preserve">Primary Objective </w:t>
      </w:r>
      <w:bookmarkEnd w:id="105"/>
    </w:p>
    <w:p w14:paraId="504CB5CB" w14:textId="77777777" w:rsidR="00FA64BA" w:rsidRPr="005F1099" w:rsidRDefault="00FA64BA">
      <w:pPr>
        <w:pStyle w:val="Body"/>
        <w:rPr>
          <w:rFonts w:ascii="-webkit-standard" w:hAnsi="-webkit-standard"/>
        </w:rPr>
      </w:pPr>
    </w:p>
    <w:p w14:paraId="3FC04BFC" w14:textId="074742EF" w:rsidR="00AC6013" w:rsidRPr="00AD5202" w:rsidRDefault="00FA64BA">
      <w:pPr>
        <w:pStyle w:val="Body"/>
      </w:pPr>
      <w:r w:rsidRPr="00FA64BA">
        <w:t>To assess whether cytokine levels at various time points (day 1, 2, 4, 6, 8, 15, 29) post-infusion can predict the presence, onset, or severity of immune-related side effects, including CRS and ICANS.</w:t>
      </w:r>
    </w:p>
    <w:p w14:paraId="786907AE" w14:textId="77777777" w:rsidR="002A5EDA" w:rsidRPr="00AD5202" w:rsidRDefault="002A5EDA">
      <w:pPr>
        <w:pStyle w:val="Body"/>
      </w:pPr>
    </w:p>
    <w:p w14:paraId="7058908D" w14:textId="77777777" w:rsidR="002A5EDA" w:rsidRPr="00AD5202" w:rsidRDefault="0093435A">
      <w:pPr>
        <w:pStyle w:val="Level3Heading"/>
        <w:numPr>
          <w:ilvl w:val="2"/>
          <w:numId w:val="34"/>
        </w:numPr>
      </w:pPr>
      <w:bookmarkStart w:id="106" w:name="_Toc24"/>
      <w:r w:rsidRPr="00AD5202">
        <w:rPr>
          <w:rFonts w:eastAsia="Arial Unicode MS" w:cs="Arial Unicode MS"/>
        </w:rPr>
        <w:t>Secondary Objective</w:t>
      </w:r>
      <w:bookmarkEnd w:id="106"/>
    </w:p>
    <w:p w14:paraId="3B2E6BB9" w14:textId="77777777" w:rsidR="002A5EDA" w:rsidRPr="00895F05" w:rsidRDefault="002A5EDA" w:rsidP="005F1099"/>
    <w:p w14:paraId="7928C454" w14:textId="4529A034" w:rsidR="00FA64BA" w:rsidRDefault="00FA64BA" w:rsidP="00FA64BA">
      <w:pPr>
        <w:pStyle w:val="ListParagraph"/>
        <w:numPr>
          <w:ilvl w:val="0"/>
          <w:numId w:val="69"/>
        </w:numPr>
        <w:rPr>
          <w:rFonts w:eastAsia="Arial Unicode MS" w:cs="Arial Unicode MS"/>
          <w14:textOutline w14:w="0" w14:cap="flat" w14:cmpd="sng" w14:algn="ctr">
            <w14:noFill/>
            <w14:prstDash w14:val="solid"/>
            <w14:bevel/>
          </w14:textOutline>
        </w:rPr>
      </w:pPr>
      <w:r w:rsidRPr="003B1009">
        <w:rPr>
          <w:rFonts w:eastAsia="Arial Unicode MS" w:cs="Arial Unicode MS"/>
          <w14:textOutline w14:w="0" w14:cap="flat" w14:cmpd="sng" w14:algn="ctr">
            <w14:noFill/>
            <w14:prstDash w14:val="solid"/>
            <w14:bevel/>
          </w14:textOutline>
        </w:rPr>
        <w:t>To assess whether inflammatory markers levels at various time points (day 1, 2, 4, 6, 8, 15, 29) post-infusion can predict the patient outcomes, including response rate</w:t>
      </w:r>
      <w:r>
        <w:rPr>
          <w:rFonts w:eastAsia="Arial Unicode MS" w:cs="Arial Unicode MS"/>
          <w14:textOutline w14:w="0" w14:cap="flat" w14:cmpd="sng" w14:algn="ctr">
            <w14:noFill/>
            <w14:prstDash w14:val="solid"/>
            <w14:bevel/>
          </w14:textOutline>
        </w:rPr>
        <w:t xml:space="preserve"> </w:t>
      </w:r>
      <w:bookmarkStart w:id="107" w:name="_Hlk186193818"/>
      <w:r>
        <w:rPr>
          <w:rFonts w:eastAsia="Arial Unicode MS" w:cs="Arial Unicode MS"/>
          <w14:textOutline w14:w="0" w14:cap="flat" w14:cmpd="sng" w14:algn="ctr">
            <w14:noFill/>
            <w14:prstDash w14:val="solid"/>
            <w14:bevel/>
          </w14:textOutline>
        </w:rPr>
        <w:t>(complete response, partial response, stable disease and progressive disease)</w:t>
      </w:r>
      <w:r w:rsidRPr="003B1009">
        <w:rPr>
          <w:rFonts w:eastAsia="Arial Unicode MS" w:cs="Arial Unicode MS"/>
          <w14:textOutline w14:w="0" w14:cap="flat" w14:cmpd="sng" w14:algn="ctr">
            <w14:noFill/>
            <w14:prstDash w14:val="solid"/>
            <w14:bevel/>
          </w14:textOutline>
        </w:rPr>
        <w:t xml:space="preserve"> </w:t>
      </w:r>
      <w:bookmarkEnd w:id="107"/>
      <w:r w:rsidRPr="003B1009">
        <w:rPr>
          <w:rFonts w:eastAsia="Arial Unicode MS" w:cs="Arial Unicode MS"/>
          <w14:textOutline w14:w="0" w14:cap="flat" w14:cmpd="sng" w14:algn="ctr">
            <w14:noFill/>
            <w14:prstDash w14:val="solid"/>
            <w14:bevel/>
          </w14:textOutline>
        </w:rPr>
        <w:t xml:space="preserve">and survival outcomes </w:t>
      </w:r>
      <w:r>
        <w:rPr>
          <w:rFonts w:eastAsia="Arial Unicode MS" w:cs="Arial Unicode MS"/>
          <w14:textOutline w14:w="0" w14:cap="flat" w14:cmpd="sng" w14:algn="ctr">
            <w14:noFill/>
            <w14:prstDash w14:val="solid"/>
            <w14:bevel/>
          </w14:textOutline>
        </w:rPr>
        <w:t>(including progression free survival (PFS), overall survival (OS</w:t>
      </w:r>
      <w:proofErr w:type="gramStart"/>
      <w:r>
        <w:rPr>
          <w:rFonts w:eastAsia="Arial Unicode MS" w:cs="Arial Unicode MS"/>
          <w14:textOutline w14:w="0" w14:cap="flat" w14:cmpd="sng" w14:algn="ctr">
            <w14:noFill/>
            <w14:prstDash w14:val="solid"/>
            <w14:bevel/>
          </w14:textOutline>
        </w:rPr>
        <w:t>))</w:t>
      </w:r>
      <w:r w:rsidRPr="003B1009">
        <w:rPr>
          <w:rFonts w:eastAsia="Arial Unicode MS" w:cs="Arial Unicode MS"/>
          <w14:textOutline w14:w="0" w14:cap="flat" w14:cmpd="sng" w14:algn="ctr">
            <w14:noFill/>
            <w14:prstDash w14:val="solid"/>
            <w14:bevel/>
          </w14:textOutline>
        </w:rPr>
        <w:t>post</w:t>
      </w:r>
      <w:proofErr w:type="gramEnd"/>
      <w:r w:rsidRPr="003B1009">
        <w:rPr>
          <w:rFonts w:eastAsia="Arial Unicode MS" w:cs="Arial Unicode MS"/>
          <w14:textOutline w14:w="0" w14:cap="flat" w14:cmpd="sng" w14:algn="ctr">
            <w14:noFill/>
            <w14:prstDash w14:val="solid"/>
            <w14:bevel/>
          </w14:textOutline>
        </w:rPr>
        <w:t>-CAR-T therapy.</w:t>
      </w:r>
    </w:p>
    <w:p w14:paraId="2C00C985" w14:textId="13D8EFFE" w:rsidR="00FA64BA" w:rsidRPr="00DC4F69" w:rsidRDefault="00FA64BA" w:rsidP="00FA64BA">
      <w:pPr>
        <w:pStyle w:val="ListParagraph"/>
        <w:numPr>
          <w:ilvl w:val="0"/>
          <w:numId w:val="69"/>
        </w:numPr>
        <w:rPr>
          <w:rFonts w:eastAsia="Arial Unicode MS" w:cs="Arial Unicode MS"/>
          <w14:textOutline w14:w="0" w14:cap="flat" w14:cmpd="sng" w14:algn="ctr">
            <w14:noFill/>
            <w14:prstDash w14:val="solid"/>
            <w14:bevel/>
          </w14:textOutline>
        </w:rPr>
      </w:pPr>
      <w:r>
        <w:rPr>
          <w:rFonts w:eastAsia="Arial Unicode MS" w:cs="Arial Unicode MS"/>
          <w14:textOutline w14:w="0" w14:cap="flat" w14:cmpd="sng" w14:algn="ctr">
            <w14:noFill/>
            <w14:prstDash w14:val="solid"/>
            <w14:bevel/>
          </w14:textOutline>
        </w:rPr>
        <w:t>To i</w:t>
      </w:r>
      <w:r w:rsidRPr="00DC4F69">
        <w:rPr>
          <w:rFonts w:eastAsia="Arial Unicode MS" w:cs="Arial Unicode MS"/>
          <w14:textOutline w14:w="0" w14:cap="flat" w14:cmpd="sng" w14:algn="ctr">
            <w14:noFill/>
            <w14:prstDash w14:val="solid"/>
            <w14:bevel/>
          </w14:textOutline>
        </w:rPr>
        <w:t>nvestigate the correlation between specific cytokine levels</w:t>
      </w:r>
      <w:r w:rsidRPr="003B1009">
        <w:rPr>
          <w:rFonts w:eastAsia="Arial Unicode MS" w:cs="Arial Unicode MS"/>
          <w14:textOutline w14:w="0" w14:cap="flat" w14:cmpd="sng" w14:algn="ctr">
            <w14:noFill/>
            <w14:prstDash w14:val="solid"/>
            <w14:bevel/>
          </w14:textOutline>
        </w:rPr>
        <w:t xml:space="preserve"> and inflammatory marker </w:t>
      </w:r>
      <w:r w:rsidRPr="003B1009">
        <w:rPr>
          <w:rFonts w:eastAsia="Arial Unicode MS" w:cs="Arial Unicode MS"/>
          <w14:textOutline w14:w="0" w14:cap="flat" w14:cmpd="sng" w14:algn="ctr">
            <w14:noFill/>
            <w14:prstDash w14:val="solid"/>
            <w14:bevel/>
          </w14:textOutline>
        </w:rPr>
        <w:lastRenderedPageBreak/>
        <w:t xml:space="preserve">levels at various time points and patient outcomes, including response </w:t>
      </w:r>
      <w:proofErr w:type="gramStart"/>
      <w:r w:rsidRPr="003B1009">
        <w:rPr>
          <w:rFonts w:eastAsia="Arial Unicode MS" w:cs="Arial Unicode MS"/>
          <w14:textOutline w14:w="0" w14:cap="flat" w14:cmpd="sng" w14:algn="ctr">
            <w14:noFill/>
            <w14:prstDash w14:val="solid"/>
            <w14:bevel/>
          </w14:textOutline>
        </w:rPr>
        <w:t>rate</w:t>
      </w:r>
      <w:r w:rsidRPr="00FA64BA">
        <w:rPr>
          <w:rFonts w:eastAsia="Arial Unicode MS" w:cs="Arial Unicode MS"/>
          <w14:textOutline w14:w="0" w14:cap="flat" w14:cmpd="sng" w14:algn="ctr">
            <w14:noFill/>
            <w14:prstDash w14:val="solid"/>
            <w14:bevel/>
          </w14:textOutline>
        </w:rPr>
        <w:t>(</w:t>
      </w:r>
      <w:proofErr w:type="gramEnd"/>
      <w:r w:rsidRPr="00FA64BA">
        <w:rPr>
          <w:rFonts w:eastAsia="Arial Unicode MS" w:cs="Arial Unicode MS"/>
          <w14:textOutline w14:w="0" w14:cap="flat" w14:cmpd="sng" w14:algn="ctr">
            <w14:noFill/>
            <w14:prstDash w14:val="solid"/>
            <w14:bevel/>
          </w14:textOutline>
        </w:rPr>
        <w:t xml:space="preserve">complete response, partial response, stable disease and progressive disease) </w:t>
      </w:r>
      <w:r w:rsidRPr="003B1009">
        <w:rPr>
          <w:rFonts w:eastAsia="Arial Unicode MS" w:cs="Arial Unicode MS"/>
          <w14:textOutline w14:w="0" w14:cap="flat" w14:cmpd="sng" w14:algn="ctr">
            <w14:noFill/>
            <w14:prstDash w14:val="solid"/>
            <w14:bevel/>
          </w14:textOutline>
        </w:rPr>
        <w:t xml:space="preserve"> and </w:t>
      </w:r>
      <w:r w:rsidRPr="00DC4F69">
        <w:rPr>
          <w:rFonts w:eastAsia="Arial Unicode MS" w:cs="Arial Unicode MS"/>
          <w14:textOutline w14:w="0" w14:cap="flat" w14:cmpd="sng" w14:algn="ctr">
            <w14:noFill/>
            <w14:prstDash w14:val="solid"/>
            <w14:bevel/>
          </w14:textOutline>
        </w:rPr>
        <w:t>survival outcomes</w:t>
      </w:r>
      <w:r w:rsidRPr="00FA64BA">
        <w:rPr>
          <w:rFonts w:eastAsia="Arial Unicode MS" w:cs="Arial Unicode MS"/>
          <w14:textOutline w14:w="0" w14:cap="flat" w14:cmpd="sng" w14:algn="ctr">
            <w14:noFill/>
            <w14:prstDash w14:val="solid"/>
            <w14:bevel/>
          </w14:textOutline>
        </w:rPr>
        <w:t>(including progression free survival (PFS), overall survival (OS))</w:t>
      </w:r>
      <w:r w:rsidRPr="00DC4F69">
        <w:rPr>
          <w:rFonts w:eastAsia="Arial Unicode MS" w:cs="Arial Unicode MS"/>
          <w14:textOutline w14:w="0" w14:cap="flat" w14:cmpd="sng" w14:algn="ctr">
            <w14:noFill/>
            <w14:prstDash w14:val="solid"/>
            <w14:bevel/>
          </w14:textOutline>
        </w:rPr>
        <w:t xml:space="preserve"> post-CAR-T therapy.</w:t>
      </w:r>
    </w:p>
    <w:p w14:paraId="353FC8A9" w14:textId="77777777" w:rsidR="00FA64BA" w:rsidRPr="00DC4F69" w:rsidRDefault="00FA64BA" w:rsidP="00FA64BA">
      <w:pPr>
        <w:pStyle w:val="ListParagraph"/>
        <w:numPr>
          <w:ilvl w:val="0"/>
          <w:numId w:val="69"/>
        </w:numPr>
        <w:rPr>
          <w:rFonts w:eastAsia="Arial Unicode MS" w:cs="Arial Unicode MS"/>
          <w14:textOutline w14:w="0" w14:cap="flat" w14:cmpd="sng" w14:algn="ctr">
            <w14:noFill/>
            <w14:prstDash w14:val="solid"/>
            <w14:bevel/>
          </w14:textOutline>
        </w:rPr>
      </w:pPr>
      <w:r>
        <w:rPr>
          <w:rFonts w:eastAsia="Arial Unicode MS" w:cs="Arial Unicode MS"/>
          <w14:textOutline w14:w="0" w14:cap="flat" w14:cmpd="sng" w14:algn="ctr">
            <w14:noFill/>
            <w14:prstDash w14:val="solid"/>
            <w14:bevel/>
          </w14:textOutline>
        </w:rPr>
        <w:t>To define the kinetic patterns of cytokines and inflammatory marker levels during a 1-month course after CAR-T cell therapy, focusing on the onset, peak, and resolution during immune-related side effect events and after anti-cytokine interventions, including tocilizumab (anti-IL-6 receptor), anakinra (anti-IL-1) and corticosteroid.</w:t>
      </w:r>
    </w:p>
    <w:p w14:paraId="6432C7DB" w14:textId="77777777" w:rsidR="002A5EDA" w:rsidRPr="00AD5202" w:rsidRDefault="002A5EDA">
      <w:pPr>
        <w:pStyle w:val="Body"/>
      </w:pPr>
    </w:p>
    <w:p w14:paraId="0B2A14E6" w14:textId="77777777" w:rsidR="002A5EDA" w:rsidRPr="005F1099" w:rsidRDefault="0093435A">
      <w:pPr>
        <w:pStyle w:val="Heading2"/>
        <w:numPr>
          <w:ilvl w:val="1"/>
          <w:numId w:val="70"/>
        </w:numPr>
        <w:rPr>
          <w:b w:val="0"/>
          <w:bCs w:val="0"/>
        </w:rPr>
      </w:pPr>
      <w:bookmarkStart w:id="108" w:name="_Toc25"/>
      <w:r w:rsidRPr="005F1099">
        <w:rPr>
          <w:rFonts w:eastAsia="Arial Unicode MS" w:cs="Arial Unicode MS"/>
          <w:b w:val="0"/>
          <w:bCs w:val="0"/>
        </w:rPr>
        <w:t>Measures to Avoid Bias</w:t>
      </w:r>
      <w:bookmarkEnd w:id="108"/>
    </w:p>
    <w:p w14:paraId="68706417" w14:textId="77777777" w:rsidR="002A5EDA" w:rsidRPr="00AD5202" w:rsidRDefault="002A5EDA">
      <w:pPr>
        <w:pStyle w:val="Body"/>
      </w:pPr>
    </w:p>
    <w:p w14:paraId="72E43E1E" w14:textId="2131F3AC" w:rsidR="002A5EDA" w:rsidRPr="00AD5202" w:rsidRDefault="00AC6013" w:rsidP="005F1099">
      <w:pPr>
        <w:pStyle w:val="Body"/>
        <w:ind w:left="720"/>
      </w:pPr>
      <w:r w:rsidRPr="005F1099">
        <w:t>If missing data occur, the pattern of missingness will be investigated to determine potential bias. Where feasible,</w:t>
      </w:r>
      <w:r w:rsidRPr="005F1099">
        <w:rPr>
          <w:rFonts w:hint="eastAsia"/>
        </w:rPr>
        <w:t> </w:t>
      </w:r>
      <w:r w:rsidRPr="005F1099">
        <w:t>sensitivity analyses</w:t>
      </w:r>
      <w:r w:rsidRPr="005F1099">
        <w:rPr>
          <w:rFonts w:hint="eastAsia"/>
        </w:rPr>
        <w:t> </w:t>
      </w:r>
      <w:r w:rsidRPr="005F1099">
        <w:t>(e.g., multiple imputation) may be conducted to assess the robustness of findings.</w:t>
      </w:r>
    </w:p>
    <w:p w14:paraId="392FE927" w14:textId="77777777" w:rsidR="002A5EDA" w:rsidRPr="00AD5202" w:rsidRDefault="002A5EDA">
      <w:pPr>
        <w:pStyle w:val="Body"/>
      </w:pPr>
    </w:p>
    <w:p w14:paraId="7E10585A" w14:textId="77777777" w:rsidR="002A5EDA" w:rsidRPr="005F1099" w:rsidRDefault="0093435A">
      <w:pPr>
        <w:pStyle w:val="Heading2"/>
        <w:numPr>
          <w:ilvl w:val="1"/>
          <w:numId w:val="73"/>
        </w:numPr>
        <w:rPr>
          <w:b w:val="0"/>
          <w:bCs w:val="0"/>
        </w:rPr>
      </w:pPr>
      <w:bookmarkStart w:id="109" w:name="_Toc26"/>
      <w:r w:rsidRPr="005F1099">
        <w:rPr>
          <w:rFonts w:eastAsia="Arial Unicode MS" w:cs="Arial Unicode MS"/>
          <w:b w:val="0"/>
          <w:bCs w:val="0"/>
        </w:rPr>
        <w:t>Statistical Methods</w:t>
      </w:r>
      <w:bookmarkEnd w:id="109"/>
    </w:p>
    <w:p w14:paraId="541A7712" w14:textId="77777777" w:rsidR="002A5EDA" w:rsidRPr="00AD5202" w:rsidRDefault="002A5EDA">
      <w:pPr>
        <w:pStyle w:val="Body"/>
        <w:rPr>
          <w:shd w:val="clear" w:color="auto" w:fill="FFFF00"/>
        </w:rPr>
      </w:pPr>
    </w:p>
    <w:p w14:paraId="5E0506E9"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b/>
          <w:bCs/>
          <w:color w:val="000000"/>
          <w:sz w:val="22"/>
          <w:szCs w:val="22"/>
          <w:u w:color="000000"/>
          <w14:textOutline w14:w="0" w14:cap="flat" w14:cmpd="sng" w14:algn="ctr">
            <w14:noFill/>
            <w14:prstDash w14:val="solid"/>
            <w14:bevel/>
          </w14:textOutline>
        </w:rPr>
      </w:pPr>
      <w:r w:rsidRPr="005F1099">
        <w:rPr>
          <w:rFonts w:ascii="Arial" w:hAnsi="Arial" w:cs="Arial Unicode MS"/>
          <w:b/>
          <w:bCs/>
          <w:color w:val="000000"/>
          <w:sz w:val="22"/>
          <w:szCs w:val="22"/>
          <w:u w:color="000000"/>
          <w14:textOutline w14:w="0" w14:cap="flat" w14:cmpd="sng" w14:algn="ctr">
            <w14:noFill/>
            <w14:prstDash w14:val="solid"/>
            <w14:bevel/>
          </w14:textOutline>
        </w:rPr>
        <w:t>Descriptive Analysis:</w:t>
      </w:r>
    </w:p>
    <w:p w14:paraId="31864589" w14:textId="56853532"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Summarize baseline characteristics, cytokine levels, and clinical outcomes using mean (standard deviation) or median (interquartile range) for continuous variables and frequency (percentage) for categorical variables.</w:t>
      </w:r>
    </w:p>
    <w:p w14:paraId="072667BF"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b/>
          <w:bCs/>
          <w:color w:val="000000"/>
          <w:sz w:val="22"/>
          <w:szCs w:val="22"/>
          <w:u w:color="000000"/>
          <w14:textOutline w14:w="0" w14:cap="flat" w14:cmpd="sng" w14:algn="ctr">
            <w14:noFill/>
            <w14:prstDash w14:val="solid"/>
            <w14:bevel/>
          </w14:textOutline>
        </w:rPr>
      </w:pPr>
      <w:r w:rsidRPr="005F1099">
        <w:rPr>
          <w:rFonts w:ascii="Arial" w:hAnsi="Arial" w:cs="Arial Unicode MS"/>
          <w:b/>
          <w:bCs/>
          <w:color w:val="000000"/>
          <w:sz w:val="22"/>
          <w:szCs w:val="22"/>
          <w:u w:color="000000"/>
          <w14:textOutline w14:w="0" w14:cap="flat" w14:cmpd="sng" w14:algn="ctr">
            <w14:noFill/>
            <w14:prstDash w14:val="solid"/>
            <w14:bevel/>
          </w14:textOutline>
        </w:rPr>
        <w:t>Primary Analysis:</w:t>
      </w:r>
    </w:p>
    <w:p w14:paraId="1CC6135A" w14:textId="2AD1F46A" w:rsidR="006B7A9D" w:rsidRDefault="006B7A9D" w:rsidP="006B7A9D">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Regression Analysis:</w:t>
      </w:r>
    </w:p>
    <w:p w14:paraId="4117202E" w14:textId="7B9420F1" w:rsidR="006B7A9D" w:rsidRDefault="000D76F2" w:rsidP="006B7A9D">
      <w:pPr>
        <w:pStyle w:val="ListParagraph"/>
        <w:numPr>
          <w:ilvl w:val="1"/>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Pr>
          <w:rFonts w:cs="Arial Unicode MS"/>
          <w14:textOutline w14:w="0" w14:cap="flat" w14:cmpd="sng" w14:algn="ctr">
            <w14:noFill/>
            <w14:prstDash w14:val="solid"/>
            <w14:bevel/>
          </w14:textOutline>
        </w:rPr>
        <w:t>L</w:t>
      </w:r>
      <w:r w:rsidR="006B7A9D" w:rsidRPr="005F1099">
        <w:rPr>
          <w:rFonts w:cs="Arial Unicode MS"/>
          <w14:textOutline w14:w="0" w14:cap="flat" w14:cmpd="sng" w14:algn="ctr">
            <w14:noFill/>
            <w14:prstDash w14:val="solid"/>
            <w14:bevel/>
          </w14:textOutline>
        </w:rPr>
        <w:t xml:space="preserve">ogistic regression will </w:t>
      </w:r>
      <w:r w:rsidR="001568B6">
        <w:rPr>
          <w:rFonts w:cs="Arial Unicode MS"/>
          <w14:textOutline w14:w="0" w14:cap="flat" w14:cmpd="sng" w14:algn="ctr">
            <w14:noFill/>
            <w14:prstDash w14:val="solid"/>
            <w14:bevel/>
          </w14:textOutline>
        </w:rPr>
        <w:t>assess</w:t>
      </w:r>
      <w:r w:rsidR="006B7A9D" w:rsidRPr="005F1099">
        <w:rPr>
          <w:rFonts w:cs="Arial Unicode MS"/>
          <w14:textOutline w14:w="0" w14:cap="flat" w14:cmpd="sng" w14:algn="ctr">
            <w14:noFill/>
            <w14:prstDash w14:val="solid"/>
            <w14:bevel/>
          </w14:textOutline>
        </w:rPr>
        <w:t xml:space="preserve"> the association between cytokine levels (continuous and categorical quartiles) and the presence of CRS/ICANS.</w:t>
      </w:r>
    </w:p>
    <w:p w14:paraId="4EF9E8BE" w14:textId="7CC0AB2B" w:rsidR="006B7A9D" w:rsidRDefault="006B7A9D" w:rsidP="006B7A9D">
      <w:pPr>
        <w:pStyle w:val="ListParagraph"/>
        <w:numPr>
          <w:ilvl w:val="1"/>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 xml:space="preserve">Ordinal logistic regression will </w:t>
      </w:r>
      <w:r w:rsidR="001568B6">
        <w:rPr>
          <w:rFonts w:cs="Arial Unicode MS"/>
          <w14:textOutline w14:w="0" w14:cap="flat" w14:cmpd="sng" w14:algn="ctr">
            <w14:noFill/>
            <w14:prstDash w14:val="solid"/>
            <w14:bevel/>
          </w14:textOutline>
        </w:rPr>
        <w:t>assess the association between</w:t>
      </w:r>
      <w:r w:rsidRPr="005F1099">
        <w:rPr>
          <w:rFonts w:cs="Arial Unicode MS"/>
          <w14:textOutline w14:w="0" w14:cap="flat" w14:cmpd="sng" w14:algn="ctr">
            <w14:noFill/>
            <w14:prstDash w14:val="solid"/>
            <w14:bevel/>
          </w14:textOutline>
        </w:rPr>
        <w:t xml:space="preserve"> cytokine levels as predictors of CRS/ICANS severity grades.</w:t>
      </w:r>
    </w:p>
    <w:p w14:paraId="7563AFC6" w14:textId="77777777" w:rsidR="006B7A9D" w:rsidRDefault="006B7A9D" w:rsidP="006B7A9D">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Adjust for potential confounders such as age, CAR-T product type, disease status, and baseline inflammatory markers.</w:t>
      </w:r>
    </w:p>
    <w:p w14:paraId="3149665D" w14:textId="0D08481A" w:rsidR="006B7A9D" w:rsidRPr="005F1099" w:rsidRDefault="006B7A9D" w:rsidP="005F1099">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Time-dependent cytokine levels will be analyzed using generalized estimating equations (GEE) to account for repeated measures.</w:t>
      </w:r>
    </w:p>
    <w:p w14:paraId="6BA79B28" w14:textId="5855CD74"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b/>
          <w:bCs/>
          <w:color w:val="000000"/>
          <w:sz w:val="22"/>
          <w:szCs w:val="22"/>
          <w:u w:color="000000"/>
          <w14:textOutline w14:w="0" w14:cap="flat" w14:cmpd="sng" w14:algn="ctr">
            <w14:noFill/>
            <w14:prstDash w14:val="solid"/>
            <w14:bevel/>
          </w14:textOutline>
        </w:rPr>
      </w:pPr>
      <w:r w:rsidRPr="005F1099">
        <w:rPr>
          <w:rFonts w:ascii="Arial" w:hAnsi="Arial" w:cs="Arial Unicode MS"/>
          <w:b/>
          <w:bCs/>
          <w:color w:val="000000"/>
          <w:sz w:val="22"/>
          <w:szCs w:val="22"/>
          <w:u w:color="000000"/>
          <w14:textOutline w14:w="0" w14:cap="flat" w14:cmpd="sng" w14:algn="ctr">
            <w14:noFill/>
            <w14:prstDash w14:val="solid"/>
            <w14:bevel/>
          </w14:textOutline>
        </w:rPr>
        <w:t>Secondary Analyses:</w:t>
      </w:r>
    </w:p>
    <w:p w14:paraId="27E2A40D" w14:textId="1D55E555"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val="single"/>
          <w14:textOutline w14:w="0" w14:cap="flat" w14:cmpd="sng" w14:algn="ctr">
            <w14:noFill/>
            <w14:prstDash w14:val="solid"/>
            <w14:bevel/>
          </w14:textOutline>
        </w:rPr>
        <w:t>Objective 1:</w:t>
      </w:r>
      <w:r w:rsidRPr="005F1099">
        <w:rPr>
          <w:rFonts w:ascii="Arial" w:hAnsi="Arial" w:cs="Arial Unicode MS"/>
          <w:color w:val="000000"/>
          <w:sz w:val="22"/>
          <w:szCs w:val="22"/>
          <w:u w:color="000000"/>
          <w14:textOutline w14:w="0" w14:cap="flat" w14:cmpd="sng" w14:algn="ctr">
            <w14:noFill/>
            <w14:prstDash w14:val="solid"/>
            <w14:bevel/>
          </w14:textOutline>
        </w:rPr>
        <w:t xml:space="preserve"> Correlation between cytokine levels and survival outcomes (e.g., overall survival and progression-free survival).</w:t>
      </w:r>
    </w:p>
    <w:p w14:paraId="1F3F039A" w14:textId="104AAD09"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Methodology: Use Cox proportional hazards models to estimate hazard ratios for cytokine levels.</w:t>
      </w:r>
    </w:p>
    <w:p w14:paraId="14B7DFFB" w14:textId="487ED65D"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Kaplan-Meier curves stratified by cytokine level quartiles will visualize survival differences.</w:t>
      </w:r>
    </w:p>
    <w:p w14:paraId="6D186CC2"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val="single"/>
          <w14:textOutline w14:w="0" w14:cap="flat" w14:cmpd="sng" w14:algn="ctr">
            <w14:noFill/>
            <w14:prstDash w14:val="solid"/>
            <w14:bevel/>
          </w14:textOutline>
        </w:rPr>
        <w:t>Objective 2</w:t>
      </w:r>
      <w:r w:rsidRPr="005F1099">
        <w:rPr>
          <w:rFonts w:ascii="Arial" w:hAnsi="Arial" w:cs="Arial Unicode MS"/>
          <w:color w:val="000000"/>
          <w:sz w:val="22"/>
          <w:szCs w:val="22"/>
          <w:u w:color="000000"/>
          <w14:textOutline w14:w="0" w14:cap="flat" w14:cmpd="sng" w14:algn="ctr">
            <w14:noFill/>
            <w14:prstDash w14:val="solid"/>
            <w14:bevel/>
          </w14:textOutline>
        </w:rPr>
        <w:t>: Correlation between cytokine and inflammatory marker levels.</w:t>
      </w:r>
    </w:p>
    <w:p w14:paraId="79ED9302"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lastRenderedPageBreak/>
        <w:t>Methodology: Perform Pearson or Spearman correlation analyses, as appropriate, between cytokine and inflammatory marker levels.</w:t>
      </w:r>
    </w:p>
    <w:p w14:paraId="3739D92D"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val="single" w:color="000000"/>
          <w14:textOutline w14:w="0" w14:cap="flat" w14:cmpd="sng" w14:algn="ctr">
            <w14:noFill/>
            <w14:prstDash w14:val="solid"/>
            <w14:bevel/>
          </w14:textOutline>
        </w:rPr>
        <w:t>Objective 3:</w:t>
      </w:r>
      <w:r w:rsidRPr="005F1099">
        <w:rPr>
          <w:rFonts w:ascii="Arial" w:hAnsi="Arial" w:cs="Arial Unicode MS"/>
          <w:color w:val="000000"/>
          <w:sz w:val="22"/>
          <w:szCs w:val="22"/>
          <w:u w:color="000000"/>
          <w14:textOutline w14:w="0" w14:cap="flat" w14:cmpd="sng" w14:algn="ctr">
            <w14:noFill/>
            <w14:prstDash w14:val="solid"/>
            <w14:bevel/>
          </w14:textOutline>
        </w:rPr>
        <w:t xml:space="preserve"> Analyze cytokine kinetics and patterns.</w:t>
      </w:r>
    </w:p>
    <w:p w14:paraId="50C1CEDC" w14:textId="77777777" w:rsidR="006B7A9D" w:rsidRPr="005F1099"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Methodology: Mixed-effects linear regression models will evaluate cytokine trajectories over time.</w:t>
      </w:r>
    </w:p>
    <w:p w14:paraId="4F2A926D" w14:textId="77777777" w:rsidR="006B7A9D" w:rsidRDefault="006B7A9D" w:rsidP="006B7A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b/>
          <w:bCs/>
          <w:color w:val="000000"/>
          <w:sz w:val="22"/>
          <w:szCs w:val="22"/>
          <w:u w:color="000000"/>
          <w14:textOutline w14:w="0" w14:cap="flat" w14:cmpd="sng" w14:algn="ctr">
            <w14:noFill/>
            <w14:prstDash w14:val="solid"/>
            <w14:bevel/>
          </w14:textOutline>
        </w:rPr>
        <w:t>Exploratory Analyses</w:t>
      </w:r>
      <w:r w:rsidRPr="005F1099">
        <w:rPr>
          <w:rFonts w:ascii="Arial" w:hAnsi="Arial" w:cs="Arial Unicode MS"/>
          <w:color w:val="000000"/>
          <w:sz w:val="22"/>
          <w:szCs w:val="22"/>
          <w:u w:color="000000"/>
          <w14:textOutline w14:w="0" w14:cap="flat" w14:cmpd="sng" w14:algn="ctr">
            <w14:noFill/>
            <w14:prstDash w14:val="solid"/>
            <w14:bevel/>
          </w14:textOutline>
        </w:rPr>
        <w:t>:</w:t>
      </w:r>
    </w:p>
    <w:p w14:paraId="293A0683" w14:textId="77777777" w:rsidR="006B7A9D" w:rsidRDefault="006B7A9D" w:rsidP="006B7A9D">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Subgroup analyses by CAR-T product type (</w:t>
      </w:r>
      <w:proofErr w:type="spellStart"/>
      <w:r>
        <w:rPr>
          <w:rFonts w:cs="Arial Unicode MS"/>
          <w14:textOutline w14:w="0" w14:cap="flat" w14:cmpd="sng" w14:algn="ctr">
            <w14:noFill/>
            <w14:prstDash w14:val="solid"/>
            <w14:bevel/>
          </w14:textOutline>
        </w:rPr>
        <w:t>eg</w:t>
      </w:r>
      <w:proofErr w:type="spellEnd"/>
      <w:r>
        <w:rPr>
          <w:rFonts w:cs="Arial Unicode MS"/>
          <w14:textOutline w14:w="0" w14:cap="flat" w14:cmpd="sng" w14:algn="ctr">
            <w14:noFill/>
            <w14:prstDash w14:val="solid"/>
            <w14:bevel/>
          </w14:textOutline>
        </w:rPr>
        <w:t xml:space="preserve"> </w:t>
      </w:r>
      <w:r w:rsidRPr="005F1099">
        <w:rPr>
          <w:rFonts w:cs="Arial Unicode MS"/>
          <w14:textOutline w14:w="0" w14:cap="flat" w14:cmpd="sng" w14:algn="ctr">
            <w14:noFill/>
            <w14:prstDash w14:val="solid"/>
            <w14:bevel/>
          </w14:textOutline>
        </w:rPr>
        <w:t>CD19 vs. BCMA).</w:t>
      </w:r>
    </w:p>
    <w:p w14:paraId="3674C796" w14:textId="5785206E" w:rsidR="006B7A9D" w:rsidRPr="005F1099" w:rsidRDefault="006B7A9D" w:rsidP="005F1099">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cs="Arial Unicode MS"/>
          <w14:textOutline w14:w="0" w14:cap="flat" w14:cmpd="sng" w14:algn="ctr">
            <w14:noFill/>
            <w14:prstDash w14:val="solid"/>
            <w14:bevel/>
          </w14:textOutline>
        </w:rPr>
      </w:pPr>
      <w:r w:rsidRPr="005F1099">
        <w:rPr>
          <w:rFonts w:cs="Arial Unicode MS"/>
          <w14:textOutline w14:w="0" w14:cap="flat" w14:cmpd="sng" w14:algn="ctr">
            <w14:noFill/>
            <w14:prstDash w14:val="solid"/>
            <w14:bevel/>
          </w14:textOutline>
        </w:rPr>
        <w:t>Assess the impact of anti-cytokine interventions (e.g., tocilizumab, anakinra) on cytokine trajectories and outcomes.</w:t>
      </w:r>
    </w:p>
    <w:p w14:paraId="10C2F182" w14:textId="77777777" w:rsidR="002A5EDA" w:rsidRPr="00AD5202" w:rsidRDefault="002A5EDA">
      <w:pPr>
        <w:pStyle w:val="Body"/>
        <w:rPr>
          <w:shd w:val="clear" w:color="auto" w:fill="FFFF00"/>
        </w:rPr>
      </w:pPr>
    </w:p>
    <w:p w14:paraId="21B7CED0" w14:textId="77777777" w:rsidR="002A5EDA" w:rsidRPr="005F1099" w:rsidRDefault="0093435A">
      <w:pPr>
        <w:pStyle w:val="Heading2"/>
        <w:numPr>
          <w:ilvl w:val="1"/>
          <w:numId w:val="82"/>
        </w:numPr>
        <w:rPr>
          <w:b w:val="0"/>
          <w:bCs w:val="0"/>
        </w:rPr>
      </w:pPr>
      <w:bookmarkStart w:id="110" w:name="_Toc27"/>
      <w:r w:rsidRPr="005F1099">
        <w:rPr>
          <w:rFonts w:eastAsia="Arial Unicode MS" w:cs="Arial Unicode MS"/>
          <w:b w:val="0"/>
          <w:bCs w:val="0"/>
        </w:rPr>
        <w:t>Sample Size Determination</w:t>
      </w:r>
      <w:bookmarkEnd w:id="110"/>
    </w:p>
    <w:p w14:paraId="2385B916" w14:textId="77777777" w:rsidR="002A5EDA" w:rsidRPr="00AD5202" w:rsidRDefault="002A5EDA">
      <w:pPr>
        <w:pStyle w:val="Body"/>
      </w:pPr>
    </w:p>
    <w:p w14:paraId="3188FC3D" w14:textId="7B7ED44B" w:rsidR="00E34A14" w:rsidRPr="005F1099" w:rsidRDefault="00E34A14">
      <w:pPr>
        <w:pStyle w:val="Body"/>
      </w:pPr>
      <w:r w:rsidRPr="00E34A14">
        <w:t>No sample size will be calculated because this is a hypothesis-generating non-randomized retrospective cohort study.</w:t>
      </w:r>
    </w:p>
    <w:p w14:paraId="5E907FBE" w14:textId="77777777" w:rsidR="002A5EDA" w:rsidRPr="00AD5202" w:rsidRDefault="002A5EDA">
      <w:pPr>
        <w:pStyle w:val="Body"/>
      </w:pPr>
    </w:p>
    <w:p w14:paraId="68818FC9" w14:textId="77777777" w:rsidR="002A5EDA" w:rsidRPr="005F1099" w:rsidRDefault="0093435A">
      <w:pPr>
        <w:pStyle w:val="Heading"/>
        <w:numPr>
          <w:ilvl w:val="0"/>
          <w:numId w:val="83"/>
        </w:numPr>
        <w:rPr>
          <w:b w:val="0"/>
          <w:bCs w:val="0"/>
          <w:sz w:val="22"/>
          <w:szCs w:val="22"/>
        </w:rPr>
      </w:pPr>
      <w:bookmarkStart w:id="111" w:name="_Toc28"/>
      <w:r w:rsidRPr="005F1099">
        <w:rPr>
          <w:rFonts w:eastAsia="Arial Unicode MS" w:cs="Arial Unicode MS"/>
          <w:b w:val="0"/>
          <w:bCs w:val="0"/>
          <w:caps w:val="0"/>
          <w:sz w:val="22"/>
          <w:szCs w:val="22"/>
        </w:rPr>
        <w:t>STUDY ADMINISTRATION</w:t>
      </w:r>
      <w:r w:rsidRPr="005F1099">
        <w:rPr>
          <w:rFonts w:ascii="Calibri" w:hAnsi="Calibri"/>
          <w:b w:val="0"/>
          <w:bCs w:val="0"/>
          <w:caps w:val="0"/>
          <w:sz w:val="22"/>
          <w:szCs w:val="22"/>
        </w:rPr>
        <w:t xml:space="preserve"> </w:t>
      </w:r>
      <w:bookmarkEnd w:id="111"/>
    </w:p>
    <w:p w14:paraId="4D760436" w14:textId="77777777" w:rsidR="002A5EDA" w:rsidRPr="00AD5202" w:rsidRDefault="002A5EDA">
      <w:pPr>
        <w:pStyle w:val="Body"/>
      </w:pPr>
    </w:p>
    <w:p w14:paraId="438C5E90" w14:textId="77777777" w:rsidR="002A5EDA" w:rsidRPr="005F1099" w:rsidRDefault="0093435A">
      <w:pPr>
        <w:pStyle w:val="Heading2"/>
        <w:numPr>
          <w:ilvl w:val="1"/>
          <w:numId w:val="34"/>
        </w:numPr>
        <w:rPr>
          <w:b w:val="0"/>
          <w:bCs w:val="0"/>
        </w:rPr>
      </w:pPr>
      <w:bookmarkStart w:id="112" w:name="_Toc29"/>
      <w:r w:rsidRPr="005F1099">
        <w:rPr>
          <w:rFonts w:eastAsia="Arial Unicode MS" w:cs="Arial Unicode MS"/>
          <w:b w:val="0"/>
          <w:bCs w:val="0"/>
        </w:rPr>
        <w:t xml:space="preserve">Data Collection and Management </w:t>
      </w:r>
      <w:bookmarkEnd w:id="112"/>
    </w:p>
    <w:p w14:paraId="7B149712" w14:textId="77777777" w:rsidR="002A5EDA" w:rsidRPr="00AD5202" w:rsidRDefault="002A5EDA">
      <w:pPr>
        <w:pStyle w:val="Body"/>
        <w:spacing w:line="240" w:lineRule="exact"/>
      </w:pPr>
    </w:p>
    <w:p w14:paraId="5FF488CB" w14:textId="77777777" w:rsidR="002A5EDA" w:rsidRPr="00AD5202" w:rsidRDefault="0093435A">
      <w:pPr>
        <w:pStyle w:val="Body"/>
        <w:spacing w:line="240" w:lineRule="exact"/>
      </w:pPr>
      <w:r w:rsidRPr="00AD5202">
        <w:t xml:space="preserve">Standard institutional practices will be followed as described in </w:t>
      </w:r>
      <w:hyperlink r:id="rId14" w:history="1">
        <w:r w:rsidRPr="00AD5202">
          <w:rPr>
            <w:rStyle w:val="Link"/>
            <w:lang w:val="de-DE"/>
          </w:rPr>
          <w:t>OHSU</w:t>
        </w:r>
        <w:r w:rsidRPr="00AD5202">
          <w:rPr>
            <w:rStyle w:val="Link"/>
            <w:rtl/>
          </w:rPr>
          <w:t>’</w:t>
        </w:r>
        <w:r w:rsidRPr="00AD5202">
          <w:rPr>
            <w:rStyle w:val="Link"/>
          </w:rPr>
          <w:t>s Information Security Directives</w:t>
        </w:r>
      </w:hyperlink>
      <w:r w:rsidRPr="00AD5202">
        <w:rPr>
          <w:rStyle w:val="Link"/>
        </w:rPr>
        <w:t xml:space="preserve"> </w:t>
      </w:r>
      <w:r w:rsidRPr="00AD5202">
        <w:t>to maintain the confidentiality and security data collected in this study.  Study staff will be trained with regards to these procedures.  Access to data will be restricted to study personnel.  Electronic data will be stored on password-encrypted computers on restricted drives on the OHSU network.</w:t>
      </w:r>
    </w:p>
    <w:p w14:paraId="4330CC4E" w14:textId="77777777" w:rsidR="002A5EDA" w:rsidRPr="00AD5202" w:rsidRDefault="002A5EDA">
      <w:pPr>
        <w:pStyle w:val="Body"/>
      </w:pPr>
    </w:p>
    <w:p w14:paraId="421AB024" w14:textId="77777777" w:rsidR="002A5EDA" w:rsidRPr="00AD5202" w:rsidRDefault="0093435A">
      <w:pPr>
        <w:pStyle w:val="Body"/>
      </w:pPr>
      <w:r w:rsidRPr="00AD5202">
        <w:t>Upon enrollment, a code will be assigned to each participant</w:t>
      </w:r>
      <w:r w:rsidRPr="00AD5202">
        <w:rPr>
          <w:rtl/>
        </w:rPr>
        <w:t>’</w:t>
      </w:r>
      <w:r w:rsidRPr="00AD5202">
        <w:t xml:space="preserve">s chart that will be used in place of name, medical record number or other personally identifying information.  Electronic files for data analysis will contain only the subject code.  Codes will not contain any part of the 18 HIPAA identifiers (initials, DOB, MRN). The key associating the codes and the subjects personally identifying information will be restricted to the Investigator and study staff for each collaborating study site.  For each collaborating study site, the key will be kept secure on a restricted network drive a in a limited access folder.  </w:t>
      </w:r>
    </w:p>
    <w:p w14:paraId="14E42CD2" w14:textId="77777777" w:rsidR="002A5EDA" w:rsidRPr="00AD5202" w:rsidRDefault="002A5EDA">
      <w:pPr>
        <w:pStyle w:val="Body"/>
      </w:pPr>
    </w:p>
    <w:p w14:paraId="3C424D73" w14:textId="275517D4" w:rsidR="002A5EDA" w:rsidRPr="00AD5202" w:rsidDel="00376E75" w:rsidRDefault="0093435A" w:rsidP="005F1099">
      <w:pPr>
        <w:rPr>
          <w:del w:id="113" w:author="Mark Schuster" w:date="2025-02-18T16:10:00Z" w16du:dateUtc="2025-02-19T00:10:00Z"/>
        </w:rPr>
      </w:pPr>
      <w:del w:id="114" w:author="Mark Schuster" w:date="2025-02-18T16:10:00Z" w16du:dateUtc="2025-02-19T00:10:00Z">
        <w:r w:rsidRPr="0024499D" w:rsidDel="00376E75">
          <w:rPr>
            <w:rFonts w:ascii="Arial" w:hAnsi="Arial" w:cs="Arial Unicode MS"/>
            <w:color w:val="000000"/>
            <w:sz w:val="22"/>
            <w:szCs w:val="22"/>
            <w:u w:color="000000"/>
            <w14:textOutline w14:w="0" w14:cap="flat" w14:cmpd="sng" w14:algn="ctr">
              <w14:noFill/>
              <w14:prstDash w14:val="solid"/>
              <w14:bevel/>
            </w14:textOutline>
          </w:rPr>
          <w:delText xml:space="preserve">For the purposes of this study, each collaborating study site will share the de-identified excel files containing abstracted medical information on a cloud-based storage solution, which is approved by OHSU. Investigators and study team at collaborating study sites, external to OHSU, will be provided access.  The data will be stored until completion of study and publication. </w:delText>
        </w:r>
        <w:r w:rsidR="0024499D" w:rsidRPr="0024499D" w:rsidDel="00376E75">
          <w:rPr>
            <w:rFonts w:ascii="Arial" w:hAnsi="Arial" w:cs="Arial Unicode MS"/>
            <w:color w:val="000000"/>
            <w:sz w:val="22"/>
            <w:szCs w:val="22"/>
            <w:u w:color="000000"/>
            <w14:textOutline w14:w="0" w14:cap="flat" w14:cmpd="sng" w14:algn="ctr">
              <w14:noFill/>
              <w14:prstDash w14:val="solid"/>
              <w14:bevel/>
            </w14:textOutline>
          </w:rPr>
          <w:delText>Data will be destroyed</w:delText>
        </w:r>
        <w:r w:rsidR="001665C5" w:rsidDel="00376E75">
          <w:rPr>
            <w:rFonts w:ascii="Arial" w:hAnsi="Arial" w:cs="Arial Unicode MS"/>
            <w:color w:val="000000"/>
            <w:sz w:val="22"/>
            <w:szCs w:val="22"/>
            <w:u w:color="000000"/>
            <w14:textOutline w14:w="0" w14:cap="flat" w14:cmpd="sng" w14:algn="ctr">
              <w14:noFill/>
              <w14:prstDash w14:val="solid"/>
              <w14:bevel/>
            </w14:textOutline>
          </w:rPr>
          <w:delText xml:space="preserve"> </w:delText>
        </w:r>
        <w:r w:rsidR="0024499D" w:rsidRPr="0024499D" w:rsidDel="00376E75">
          <w:rPr>
            <w:rFonts w:ascii="Arial" w:hAnsi="Arial" w:cs="Arial Unicode MS"/>
            <w:color w:val="000000"/>
            <w:sz w:val="22"/>
            <w:szCs w:val="22"/>
            <w:u w:color="000000"/>
            <w14:textOutline w14:w="0" w14:cap="flat" w14:cmpd="sng" w14:algn="ctr">
              <w14:noFill/>
              <w14:prstDash w14:val="solid"/>
              <w14:bevel/>
            </w14:textOutline>
          </w:rPr>
          <w:delText>after study completion and publication</w:delText>
        </w:r>
        <w:r w:rsidR="001665C5" w:rsidDel="00376E75">
          <w:rPr>
            <w:rFonts w:ascii="Arial" w:hAnsi="Arial" w:cs="Arial Unicode MS"/>
            <w:color w:val="000000"/>
            <w:sz w:val="22"/>
            <w:szCs w:val="22"/>
            <w:u w:color="000000"/>
            <w14:textOutline w14:w="0" w14:cap="flat" w14:cmpd="sng" w14:algn="ctr">
              <w14:noFill/>
              <w14:prstDash w14:val="solid"/>
              <w14:bevel/>
            </w14:textOutline>
          </w:rPr>
          <w:delText>.</w:delText>
        </w:r>
      </w:del>
    </w:p>
    <w:p w14:paraId="6A9AA72E" w14:textId="77777777" w:rsidR="00915B15" w:rsidRPr="00AD5202" w:rsidRDefault="00915B15">
      <w:pPr>
        <w:pStyle w:val="Body"/>
      </w:pPr>
    </w:p>
    <w:p w14:paraId="5DEBA1D6" w14:textId="77777777" w:rsidR="002A5EDA" w:rsidRPr="00AD5202" w:rsidRDefault="002A5EDA">
      <w:pPr>
        <w:pStyle w:val="Body"/>
      </w:pPr>
    </w:p>
    <w:p w14:paraId="33AC6BE1" w14:textId="77777777" w:rsidR="002A5EDA" w:rsidRPr="00AD5202" w:rsidRDefault="0093435A">
      <w:pPr>
        <w:pStyle w:val="Level3Heading"/>
        <w:numPr>
          <w:ilvl w:val="2"/>
          <w:numId w:val="34"/>
        </w:numPr>
      </w:pPr>
      <w:bookmarkStart w:id="115" w:name="_Toc30"/>
      <w:r w:rsidRPr="00AD5202">
        <w:rPr>
          <w:rFonts w:eastAsia="Arial Unicode MS" w:cs="Arial Unicode MS"/>
        </w:rPr>
        <w:t xml:space="preserve">Confidentiality </w:t>
      </w:r>
      <w:bookmarkEnd w:id="115"/>
    </w:p>
    <w:p w14:paraId="78B3681B" w14:textId="77777777" w:rsidR="002A5EDA" w:rsidRPr="00AD5202" w:rsidRDefault="002A5EDA">
      <w:pPr>
        <w:pStyle w:val="Body"/>
      </w:pPr>
    </w:p>
    <w:p w14:paraId="15ADDE0E" w14:textId="77777777" w:rsidR="002A5EDA" w:rsidRPr="00AD5202" w:rsidRDefault="0093435A">
      <w:pPr>
        <w:pStyle w:val="Body"/>
      </w:pPr>
      <w:r w:rsidRPr="00AD5202">
        <w:t>The information obtained during the conduct of this study is confidential, and unless otherwise noted, disclosure to third parties is prohibited</w:t>
      </w:r>
      <w:r w:rsidRPr="00AD5202">
        <w:rPr>
          <w:i/>
          <w:iCs/>
          <w:color w:val="0000FF"/>
          <w:u w:color="0000FF"/>
        </w:rPr>
        <w:t xml:space="preserve">. </w:t>
      </w:r>
      <w:r w:rsidRPr="00AD5202">
        <w:t>Information contained within this study will be maintained in accordance with applicable laws protecting patient privacy, including the provisions of the Health Insurance Portability and Accountability Act (HIPAA).</w:t>
      </w:r>
    </w:p>
    <w:p w14:paraId="4A2C7782" w14:textId="77777777" w:rsidR="002A5EDA" w:rsidRPr="00AD5202" w:rsidRDefault="002A5EDA">
      <w:pPr>
        <w:pStyle w:val="Body"/>
      </w:pPr>
    </w:p>
    <w:p w14:paraId="26F18773" w14:textId="77777777" w:rsidR="002A5EDA" w:rsidRPr="00AD5202" w:rsidRDefault="0093435A">
      <w:pPr>
        <w:pStyle w:val="Body"/>
      </w:pPr>
      <w:r w:rsidRPr="00AD5202">
        <w:t xml:space="preserve">If the investigator relocates or for any reason withdraws from the study, the study records must </w:t>
      </w:r>
      <w:r w:rsidRPr="00AD5202">
        <w:lastRenderedPageBreak/>
        <w:t xml:space="preserve">be transferred to an agreed upon designee, such as another institution, another investigator, or to OHSU Knight Cancer Institute Clinical Trials Office. </w:t>
      </w:r>
    </w:p>
    <w:p w14:paraId="1AE61CB9" w14:textId="77777777" w:rsidR="002A5EDA" w:rsidRPr="00AD5202" w:rsidRDefault="002A5EDA">
      <w:pPr>
        <w:pStyle w:val="Body"/>
      </w:pPr>
    </w:p>
    <w:p w14:paraId="602D4C9D" w14:textId="4F24BEDE" w:rsidR="002A5EDA" w:rsidRPr="00AD5202" w:rsidDel="00654978" w:rsidRDefault="002A5EDA">
      <w:pPr>
        <w:pStyle w:val="Body"/>
        <w:rPr>
          <w:del w:id="116" w:author="Mark Schuster" w:date="2025-02-19T10:35:00Z" w16du:dateUtc="2025-02-19T18:35:00Z"/>
        </w:rPr>
      </w:pPr>
    </w:p>
    <w:p w14:paraId="44E10424" w14:textId="204EB940" w:rsidR="002A5EDA" w:rsidRPr="00AD5202" w:rsidDel="00654978" w:rsidRDefault="0093435A">
      <w:pPr>
        <w:pStyle w:val="Level3Heading"/>
        <w:numPr>
          <w:ilvl w:val="2"/>
          <w:numId w:val="84"/>
        </w:numPr>
        <w:outlineLvl w:val="9"/>
        <w:rPr>
          <w:del w:id="117" w:author="Mark Schuster" w:date="2025-02-19T10:35:00Z" w16du:dateUtc="2025-02-19T18:35:00Z"/>
        </w:rPr>
      </w:pPr>
      <w:bookmarkStart w:id="118" w:name="_Toc31"/>
      <w:del w:id="119" w:author="Mark Schuster" w:date="2025-02-19T10:35:00Z" w16du:dateUtc="2025-02-19T18:35:00Z">
        <w:r w:rsidRPr="00AD5202" w:rsidDel="00654978">
          <w:delText>Records Retention</w:delText>
        </w:r>
        <w:bookmarkEnd w:id="118"/>
      </w:del>
    </w:p>
    <w:p w14:paraId="0768C282" w14:textId="072582CD" w:rsidR="002A5EDA" w:rsidRPr="00AD5202" w:rsidDel="00654978" w:rsidRDefault="002A5EDA">
      <w:pPr>
        <w:pStyle w:val="Body"/>
        <w:rPr>
          <w:del w:id="120" w:author="Mark Schuster" w:date="2025-02-19T10:35:00Z" w16du:dateUtc="2025-02-19T18:35:00Z"/>
        </w:rPr>
      </w:pPr>
    </w:p>
    <w:p w14:paraId="58FA9824" w14:textId="389F1D6E" w:rsidR="002A5EDA" w:rsidRPr="00AD5202" w:rsidDel="00654978" w:rsidRDefault="0093435A">
      <w:pPr>
        <w:pStyle w:val="Body"/>
        <w:spacing w:line="240" w:lineRule="exact"/>
        <w:rPr>
          <w:del w:id="121" w:author="Mark Schuster" w:date="2025-02-19T10:35:00Z" w16du:dateUtc="2025-02-19T18:35:00Z"/>
        </w:rPr>
      </w:pPr>
      <w:del w:id="122" w:author="Mark Schuster" w:date="2025-02-19T10:35:00Z" w16du:dateUtc="2025-02-19T18:35:00Z">
        <w:r w:rsidRPr="00AD5202" w:rsidDel="00654978">
          <w:rPr>
            <w:lang w:val="fr-FR"/>
          </w:rPr>
          <w:delText>&lt;insert text&gt;</w:delText>
        </w:r>
      </w:del>
    </w:p>
    <w:p w14:paraId="20AB8FA5" w14:textId="77777777" w:rsidR="002A5EDA" w:rsidRPr="00AD5202" w:rsidRDefault="002A5EDA">
      <w:pPr>
        <w:pStyle w:val="Body"/>
      </w:pPr>
    </w:p>
    <w:p w14:paraId="70B27C5D" w14:textId="77777777" w:rsidR="002A5EDA" w:rsidRPr="00AD5202" w:rsidRDefault="0093435A">
      <w:pPr>
        <w:pStyle w:val="Level3Heading"/>
        <w:numPr>
          <w:ilvl w:val="2"/>
          <w:numId w:val="34"/>
        </w:numPr>
      </w:pPr>
      <w:bookmarkStart w:id="123" w:name="_Toc32"/>
      <w:r w:rsidRPr="00AD5202">
        <w:rPr>
          <w:rFonts w:eastAsia="Arial Unicode MS" w:cs="Arial Unicode MS"/>
        </w:rPr>
        <w:t>Sharing of Results with Subjects</w:t>
      </w:r>
      <w:bookmarkEnd w:id="123"/>
    </w:p>
    <w:p w14:paraId="0A59EA4F" w14:textId="77777777" w:rsidR="002A5EDA" w:rsidRPr="00AD5202" w:rsidRDefault="002A5EDA">
      <w:pPr>
        <w:pStyle w:val="Body"/>
      </w:pPr>
    </w:p>
    <w:p w14:paraId="6553985E" w14:textId="6901D2F7" w:rsidR="002A5EDA" w:rsidRDefault="00915B15">
      <w:pPr>
        <w:pStyle w:val="Body"/>
        <w:rPr>
          <w:ins w:id="124" w:author="Mark Schuster" w:date="2025-02-19T10:15:00Z" w16du:dateUtc="2025-02-19T18:15:00Z"/>
        </w:rPr>
      </w:pPr>
      <w:r w:rsidRPr="005F1099">
        <w:t>Because this is a retrospective study, aggregate results may be published, but individual-level data will not be shared with participants. There is no direct benefit to patients from these retrospective analyses.</w:t>
      </w:r>
    </w:p>
    <w:p w14:paraId="464226E7" w14:textId="77777777" w:rsidR="00885F6B" w:rsidRPr="00AD5202" w:rsidRDefault="00885F6B">
      <w:pPr>
        <w:pStyle w:val="Body"/>
      </w:pPr>
    </w:p>
    <w:p w14:paraId="530933AD" w14:textId="77777777" w:rsidR="002A5EDA" w:rsidRPr="00AD5202" w:rsidRDefault="0093435A">
      <w:pPr>
        <w:pStyle w:val="Level3Heading"/>
        <w:numPr>
          <w:ilvl w:val="2"/>
          <w:numId w:val="34"/>
        </w:numPr>
      </w:pPr>
      <w:bookmarkStart w:id="125" w:name="_Toc33"/>
      <w:r w:rsidRPr="00AD5202">
        <w:rPr>
          <w:rFonts w:eastAsia="Arial Unicode MS" w:cs="Arial Unicode MS"/>
        </w:rPr>
        <w:t>Data and Specimen Banking</w:t>
      </w:r>
      <w:bookmarkEnd w:id="125"/>
    </w:p>
    <w:p w14:paraId="23105269" w14:textId="77777777" w:rsidR="002A5EDA" w:rsidRPr="00AD5202" w:rsidRDefault="002A5EDA">
      <w:pPr>
        <w:pStyle w:val="Body"/>
      </w:pPr>
    </w:p>
    <w:p w14:paraId="70A08B2C" w14:textId="4DF67C83" w:rsidR="00915B15" w:rsidRPr="00AD5202" w:rsidRDefault="00915B15">
      <w:pPr>
        <w:pStyle w:val="Body"/>
      </w:pPr>
      <w:r w:rsidRPr="005F1099">
        <w:t>No plan exists to bank data for future research beyond the scope of this protocol. Data will be destroyed after study completion and publication.</w:t>
      </w:r>
    </w:p>
    <w:p w14:paraId="1B4E77EC" w14:textId="77777777" w:rsidR="002A5EDA" w:rsidRPr="00AD5202" w:rsidRDefault="002A5EDA">
      <w:pPr>
        <w:pStyle w:val="Body"/>
      </w:pPr>
    </w:p>
    <w:p w14:paraId="2C5B520E" w14:textId="77777777" w:rsidR="002A5EDA" w:rsidRPr="005F1099" w:rsidRDefault="0093435A">
      <w:pPr>
        <w:pStyle w:val="Heading2"/>
        <w:numPr>
          <w:ilvl w:val="1"/>
          <w:numId w:val="34"/>
        </w:numPr>
        <w:rPr>
          <w:b w:val="0"/>
          <w:bCs w:val="0"/>
        </w:rPr>
      </w:pPr>
      <w:bookmarkStart w:id="126" w:name="_Toc34"/>
      <w:r w:rsidRPr="005F1099">
        <w:rPr>
          <w:rFonts w:eastAsia="Arial Unicode MS" w:cs="Arial Unicode MS"/>
          <w:b w:val="0"/>
          <w:bCs w:val="0"/>
        </w:rPr>
        <w:t>Regulatory and Ethical Considerations</w:t>
      </w:r>
      <w:bookmarkEnd w:id="126"/>
    </w:p>
    <w:p w14:paraId="4667BB34" w14:textId="77777777" w:rsidR="002A5EDA" w:rsidRPr="00AD5202" w:rsidRDefault="002A5EDA">
      <w:pPr>
        <w:pStyle w:val="Body"/>
      </w:pPr>
    </w:p>
    <w:p w14:paraId="148584BF" w14:textId="77777777" w:rsidR="002A5EDA" w:rsidRPr="00AD5202" w:rsidRDefault="0093435A">
      <w:pPr>
        <w:pStyle w:val="Level3Heading"/>
        <w:numPr>
          <w:ilvl w:val="2"/>
          <w:numId w:val="34"/>
        </w:numPr>
      </w:pPr>
      <w:bookmarkStart w:id="127" w:name="_Toc35"/>
      <w:r w:rsidRPr="00AD5202">
        <w:rPr>
          <w:rFonts w:eastAsia="Arial Unicode MS" w:cs="Arial Unicode MS"/>
        </w:rPr>
        <w:t xml:space="preserve">Potential Risks </w:t>
      </w:r>
      <w:bookmarkEnd w:id="127"/>
    </w:p>
    <w:p w14:paraId="61425878" w14:textId="77777777" w:rsidR="002A5EDA" w:rsidRPr="00AD5202" w:rsidRDefault="002A5EDA">
      <w:pPr>
        <w:pStyle w:val="Body"/>
      </w:pPr>
    </w:p>
    <w:p w14:paraId="4948DF91" w14:textId="77777777" w:rsidR="002A5EDA" w:rsidRPr="00AD5202" w:rsidRDefault="0093435A">
      <w:pPr>
        <w:pStyle w:val="Body"/>
      </w:pPr>
      <w:r w:rsidRPr="00AD5202">
        <w:t>As a retrospective study the foreseeable risks associated with this project would be a breach in confidentiality of the patient.  This has a potential to lead to emotional and possibly financial harm. In order to mitigate this risk, we will make sure first that only information that is necessary for the completion of this study be extracted from each individual chart.  For OHSU and each collaborating study site, any documents that have the potential to contain personal identifiers will be stored on a local encrypted network folder requiring password access.  Any documents that contain personal identifiers will be destroyed at the earliest convenience.</w:t>
      </w:r>
    </w:p>
    <w:p w14:paraId="0BB58DB4" w14:textId="77777777" w:rsidR="002A5EDA" w:rsidRPr="00AD5202" w:rsidRDefault="002A5EDA">
      <w:pPr>
        <w:pStyle w:val="Body"/>
      </w:pPr>
    </w:p>
    <w:p w14:paraId="4F09E591" w14:textId="77777777" w:rsidR="00915B15" w:rsidRPr="00AD5202" w:rsidRDefault="00915B15">
      <w:pPr>
        <w:pStyle w:val="Body"/>
      </w:pPr>
      <w:r w:rsidRPr="005F1099">
        <w:t>The primary risk is a breach of confidentiality, which could lead to emotional or financial harm. This risk is mitigated by limiting data collection to essential fields and storing identifiers on a secure, restricted network folder.</w:t>
      </w:r>
    </w:p>
    <w:p w14:paraId="50D7469D" w14:textId="77777777" w:rsidR="00915B15" w:rsidRPr="00AD5202" w:rsidRDefault="00915B15">
      <w:pPr>
        <w:pStyle w:val="Body"/>
      </w:pPr>
    </w:p>
    <w:p w14:paraId="6DBCE81F" w14:textId="77777777" w:rsidR="002A5EDA" w:rsidRPr="00AD5202" w:rsidRDefault="002A5EDA">
      <w:pPr>
        <w:pStyle w:val="Body"/>
      </w:pPr>
    </w:p>
    <w:p w14:paraId="0321ED78" w14:textId="77777777" w:rsidR="002A5EDA" w:rsidRPr="00AD5202" w:rsidRDefault="0093435A">
      <w:pPr>
        <w:pStyle w:val="Level3Heading"/>
        <w:numPr>
          <w:ilvl w:val="2"/>
          <w:numId w:val="34"/>
        </w:numPr>
      </w:pPr>
      <w:bookmarkStart w:id="128" w:name="_Toc36"/>
      <w:r w:rsidRPr="00AD5202">
        <w:rPr>
          <w:rFonts w:eastAsia="Arial Unicode MS" w:cs="Arial Unicode MS"/>
        </w:rPr>
        <w:t xml:space="preserve">Potential Benefits </w:t>
      </w:r>
      <w:bookmarkEnd w:id="128"/>
    </w:p>
    <w:p w14:paraId="479FBFFA" w14:textId="77777777" w:rsidR="002A5EDA" w:rsidRPr="00AD5202" w:rsidRDefault="002A5EDA">
      <w:pPr>
        <w:pStyle w:val="Body"/>
      </w:pPr>
    </w:p>
    <w:p w14:paraId="22B757D2" w14:textId="331DB036" w:rsidR="00915B15" w:rsidRPr="00AD5202" w:rsidRDefault="00915B15">
      <w:pPr>
        <w:pStyle w:val="Body"/>
      </w:pPr>
      <w:r w:rsidRPr="005F1099">
        <w:t>Participants do not directly benefit from this retrospective analysis, as their treatment has already been completed. However, this study could inform future therapeutic strategies and risk mitigation approaches, thereby benefiting future patients.</w:t>
      </w:r>
    </w:p>
    <w:p w14:paraId="7AD15A05" w14:textId="77777777" w:rsidR="002A5EDA" w:rsidRPr="00AD5202" w:rsidRDefault="002A5EDA">
      <w:pPr>
        <w:pStyle w:val="Body"/>
      </w:pPr>
    </w:p>
    <w:p w14:paraId="4C77679A" w14:textId="77777777" w:rsidR="002A5EDA" w:rsidRPr="00AD5202" w:rsidRDefault="0093435A">
      <w:pPr>
        <w:pStyle w:val="Level3Heading"/>
        <w:numPr>
          <w:ilvl w:val="2"/>
          <w:numId w:val="84"/>
        </w:numPr>
        <w:outlineLvl w:val="9"/>
      </w:pPr>
      <w:bookmarkStart w:id="129" w:name="_Toc37"/>
      <w:r w:rsidRPr="00AD5202">
        <w:t>Risk-Benefit Assessment</w:t>
      </w:r>
      <w:bookmarkEnd w:id="129"/>
    </w:p>
    <w:p w14:paraId="1BCE6D78" w14:textId="77777777" w:rsidR="00915B15" w:rsidRPr="00AD5202" w:rsidRDefault="00915B15" w:rsidP="00915B15">
      <w:pPr>
        <w:pStyle w:val="Body"/>
      </w:pPr>
    </w:p>
    <w:p w14:paraId="594A44FF" w14:textId="77777777" w:rsidR="00915B15" w:rsidRPr="00AD5202" w:rsidRDefault="00915B15" w:rsidP="005F1099">
      <w:pPr>
        <w:pStyle w:val="Body"/>
      </w:pPr>
      <w:r w:rsidRPr="005F1099">
        <w:t>Given that no additional interventions or tests will be performed, the</w:t>
      </w:r>
      <w:r w:rsidRPr="005F1099">
        <w:rPr>
          <w:rFonts w:hint="eastAsia"/>
        </w:rPr>
        <w:t> </w:t>
      </w:r>
      <w:r w:rsidRPr="005F1099">
        <w:t>risk is minimal</w:t>
      </w:r>
      <w:r w:rsidRPr="005F1099">
        <w:rPr>
          <w:rFonts w:hint="eastAsia"/>
        </w:rPr>
        <w:t> </w:t>
      </w:r>
      <w:r w:rsidRPr="005F1099">
        <w:t>and primarily involves data security. The potential benefit to the broader community</w:t>
      </w:r>
      <w:r w:rsidRPr="005F1099">
        <w:rPr>
          <w:rFonts w:hint="eastAsia"/>
        </w:rPr>
        <w:t>—</w:t>
      </w:r>
      <w:r w:rsidRPr="005F1099">
        <w:t>improving CAR-T therapy strategies</w:t>
      </w:r>
      <w:r w:rsidRPr="005F1099">
        <w:rPr>
          <w:rFonts w:hint="eastAsia"/>
        </w:rPr>
        <w:t>—</w:t>
      </w:r>
      <w:r w:rsidRPr="005F1099">
        <w:t>outweighs the minimal risk.</w:t>
      </w:r>
    </w:p>
    <w:p w14:paraId="1145D184" w14:textId="77777777" w:rsidR="002A5EDA" w:rsidRPr="00AD5202" w:rsidRDefault="002A5EDA">
      <w:pPr>
        <w:pStyle w:val="Body"/>
      </w:pPr>
    </w:p>
    <w:p w14:paraId="3E83777D" w14:textId="77777777" w:rsidR="002A5EDA" w:rsidRPr="005F1099" w:rsidRDefault="0093435A">
      <w:pPr>
        <w:pStyle w:val="Heading2"/>
        <w:numPr>
          <w:ilvl w:val="1"/>
          <w:numId w:val="34"/>
        </w:numPr>
        <w:rPr>
          <w:b w:val="0"/>
          <w:bCs w:val="0"/>
        </w:rPr>
      </w:pPr>
      <w:bookmarkStart w:id="130" w:name="_Toc38"/>
      <w:r w:rsidRPr="005F1099">
        <w:rPr>
          <w:rFonts w:eastAsia="Arial Unicode MS" w:cs="Arial Unicode MS"/>
          <w:b w:val="0"/>
          <w:bCs w:val="0"/>
        </w:rPr>
        <w:t xml:space="preserve">Reportable Events </w:t>
      </w:r>
      <w:bookmarkEnd w:id="130"/>
    </w:p>
    <w:p w14:paraId="548BDBA3" w14:textId="77777777" w:rsidR="002A5EDA" w:rsidRPr="00AD5202" w:rsidRDefault="002A5EDA">
      <w:pPr>
        <w:pStyle w:val="Body"/>
      </w:pPr>
    </w:p>
    <w:p w14:paraId="09E92E82" w14:textId="357B81CC" w:rsidR="00915B15" w:rsidRPr="00AD5202" w:rsidRDefault="00915B15" w:rsidP="005F1099">
      <w:pPr>
        <w:pStyle w:val="Body"/>
      </w:pPr>
      <w:r w:rsidRPr="005F1099">
        <w:t>In the event of an unanticipated problem or breach of confidentiality, study staff will follow OHSU IRB guidelines for reporting and remediation.</w:t>
      </w:r>
    </w:p>
    <w:p w14:paraId="51A9EBAB" w14:textId="77777777" w:rsidR="002A5EDA" w:rsidRPr="00AD5202" w:rsidRDefault="002A5EDA">
      <w:pPr>
        <w:pStyle w:val="Body"/>
      </w:pPr>
    </w:p>
    <w:p w14:paraId="7EC2F308" w14:textId="77777777" w:rsidR="002A5EDA" w:rsidRPr="005F1099" w:rsidRDefault="0093435A">
      <w:pPr>
        <w:pStyle w:val="Heading2"/>
        <w:numPr>
          <w:ilvl w:val="1"/>
          <w:numId w:val="85"/>
        </w:numPr>
        <w:rPr>
          <w:b w:val="0"/>
          <w:bCs w:val="0"/>
        </w:rPr>
      </w:pPr>
      <w:bookmarkStart w:id="131" w:name="_Toc39"/>
      <w:r w:rsidRPr="005F1099">
        <w:rPr>
          <w:b w:val="0"/>
          <w:bCs w:val="0"/>
        </w:rPr>
        <w:lastRenderedPageBreak/>
        <w:t xml:space="preserve">Informed Consent/Assent and HIPAA Authorization </w:t>
      </w:r>
      <w:bookmarkEnd w:id="131"/>
    </w:p>
    <w:p w14:paraId="17F27A09" w14:textId="77777777" w:rsidR="002A5EDA" w:rsidRPr="00AD5202" w:rsidRDefault="002A5EDA">
      <w:pPr>
        <w:pStyle w:val="Body"/>
      </w:pPr>
    </w:p>
    <w:p w14:paraId="4C4075F9" w14:textId="77777777" w:rsidR="002A5EDA" w:rsidRPr="00AD5202" w:rsidRDefault="0093435A">
      <w:pPr>
        <w:pStyle w:val="Level3Heading"/>
        <w:numPr>
          <w:ilvl w:val="2"/>
          <w:numId w:val="85"/>
        </w:numPr>
        <w:outlineLvl w:val="9"/>
      </w:pPr>
      <w:bookmarkStart w:id="132" w:name="_Toc40"/>
      <w:r w:rsidRPr="00AD5202">
        <w:t>Obtaining informed consent</w:t>
      </w:r>
      <w:bookmarkEnd w:id="132"/>
    </w:p>
    <w:p w14:paraId="5FFAAEF7" w14:textId="77777777" w:rsidR="002A5EDA" w:rsidRPr="00AD5202" w:rsidRDefault="002A5EDA">
      <w:pPr>
        <w:pStyle w:val="Body"/>
      </w:pPr>
    </w:p>
    <w:p w14:paraId="274A6C31" w14:textId="78F25B11" w:rsidR="00915B15" w:rsidRPr="00AD5202" w:rsidRDefault="00915B15" w:rsidP="005F1099">
      <w:pPr>
        <w:pStyle w:val="Body"/>
      </w:pPr>
      <w:r w:rsidRPr="005F1099">
        <w:t>No prospective informed consent will be sought because the study is retrospective in nature and involves no patient contact.</w:t>
      </w:r>
    </w:p>
    <w:p w14:paraId="6D254E05" w14:textId="77777777" w:rsidR="002A5EDA" w:rsidRPr="00AD5202" w:rsidRDefault="002A5EDA">
      <w:pPr>
        <w:pStyle w:val="Body"/>
      </w:pPr>
    </w:p>
    <w:p w14:paraId="4B2EF4D3" w14:textId="77777777" w:rsidR="002A5EDA" w:rsidRPr="00AD5202" w:rsidRDefault="0093435A">
      <w:pPr>
        <w:pStyle w:val="Level3Heading"/>
        <w:numPr>
          <w:ilvl w:val="2"/>
          <w:numId w:val="85"/>
        </w:numPr>
        <w:outlineLvl w:val="9"/>
      </w:pPr>
      <w:bookmarkStart w:id="133" w:name="_Toc41"/>
      <w:r w:rsidRPr="00AD5202">
        <w:t>Waiver of Consent</w:t>
      </w:r>
      <w:bookmarkEnd w:id="133"/>
    </w:p>
    <w:p w14:paraId="637328C7" w14:textId="77777777" w:rsidR="002A5EDA" w:rsidRPr="00AD5202" w:rsidRDefault="002A5EDA">
      <w:pPr>
        <w:pStyle w:val="Body"/>
        <w:spacing w:line="240" w:lineRule="exact"/>
      </w:pPr>
    </w:p>
    <w:p w14:paraId="53F04A3C" w14:textId="0341952F" w:rsidR="002A5EDA" w:rsidRPr="00AD5202" w:rsidRDefault="0093435A">
      <w:pPr>
        <w:pStyle w:val="Body"/>
        <w:spacing w:line="240" w:lineRule="exact"/>
      </w:pPr>
      <w:r w:rsidRPr="00AD5202">
        <w:t xml:space="preserve">The investigators request a waiver of consent to review records for a retrospective cohort study. As we are reviewing past experiences from </w:t>
      </w:r>
      <w:r w:rsidRPr="00AD5202">
        <w:rPr>
          <w:lang w:val="de-DE"/>
        </w:rPr>
        <w:t>OHSU</w:t>
      </w:r>
      <w:r w:rsidRPr="00AD5202">
        <w:t xml:space="preserve"> and does not involve an additional intervention to the patients, this chart review poses no more than minimal risk to the subjects. </w:t>
      </w:r>
    </w:p>
    <w:p w14:paraId="445CC7DF" w14:textId="77777777" w:rsidR="002A5EDA" w:rsidRPr="00AD5202" w:rsidRDefault="002A5EDA">
      <w:pPr>
        <w:pStyle w:val="Body"/>
        <w:spacing w:line="240" w:lineRule="exact"/>
      </w:pPr>
    </w:p>
    <w:p w14:paraId="366C9B51" w14:textId="116619EE" w:rsidR="002A5EDA" w:rsidRPr="00AD5202" w:rsidRDefault="0093435A">
      <w:pPr>
        <w:pStyle w:val="Body"/>
        <w:spacing w:line="240" w:lineRule="exact"/>
      </w:pPr>
      <w:r w:rsidRPr="00AD5202">
        <w:t xml:space="preserve">It would not be </w:t>
      </w:r>
      <w:del w:id="134" w:author="Mark Schuster" w:date="2025-02-19T10:36:00Z" w16du:dateUtc="2025-02-19T18:36:00Z">
        <w:r w:rsidRPr="00AD5202" w:rsidDel="00654978">
          <w:delText xml:space="preserve">feasible </w:delText>
        </w:r>
      </w:del>
      <w:ins w:id="135" w:author="Mark Schuster" w:date="2025-02-19T10:36:00Z" w16du:dateUtc="2025-02-19T18:36:00Z">
        <w:r w:rsidR="00654978">
          <w:t>practicable</w:t>
        </w:r>
        <w:r w:rsidR="00654978" w:rsidRPr="00AD5202">
          <w:t xml:space="preserve"> </w:t>
        </w:r>
      </w:ins>
      <w:r w:rsidRPr="00AD5202">
        <w:t xml:space="preserve">to carry out the proposed research without a waiver </w:t>
      </w:r>
      <w:del w:id="136" w:author="Mark Schuster" w:date="2025-02-19T10:36:00Z" w16du:dateUtc="2025-02-19T18:36:00Z">
        <w:r w:rsidRPr="00AD5202" w:rsidDel="00654978">
          <w:delText>as we do not have the contact information from such a large number of patients</w:delText>
        </w:r>
      </w:del>
      <w:ins w:id="137" w:author="Mark Schuster" w:date="2025-02-19T10:36:00Z" w16du:dateUtc="2025-02-19T18:36:00Z">
        <w:r w:rsidR="00654978">
          <w:t>due to the large number of participants who are in geographically diverse locations</w:t>
        </w:r>
      </w:ins>
      <w:r w:rsidRPr="00AD5202">
        <w:t>.</w:t>
      </w:r>
      <w:ins w:id="138" w:author="Mark Schuster" w:date="2025-02-19T10:37:00Z" w16du:dateUtc="2025-02-19T18:37:00Z">
        <w:r w:rsidR="00654978">
          <w:t xml:space="preserve">  In addition, some patients are deceased and it will add value to the study to include </w:t>
        </w:r>
      </w:ins>
      <w:ins w:id="139" w:author="Mark Schuster" w:date="2025-02-19T10:38:00Z" w16du:dateUtc="2025-02-19T18:38:00Z">
        <w:r w:rsidR="00654978">
          <w:t>these patients’ records.</w:t>
        </w:r>
      </w:ins>
      <w:r w:rsidRPr="00AD5202">
        <w:t xml:space="preserve">  </w:t>
      </w:r>
      <w:del w:id="140" w:author="Mark Schuster" w:date="2025-02-19T10:38:00Z" w16du:dateUtc="2025-02-19T18:38:00Z">
        <w:r w:rsidRPr="00AD5202" w:rsidDel="00654978">
          <w:delText>Consequently, any additional clinical information that is obtained from our review would be difficult to communicate back to each patient.  Additionally, the results may not be meaningful for each individual patient and may end up being more stressful.</w:delText>
        </w:r>
      </w:del>
    </w:p>
    <w:p w14:paraId="7F8F3C14" w14:textId="77777777" w:rsidR="002A5EDA" w:rsidRPr="00AD5202" w:rsidRDefault="002A5EDA">
      <w:pPr>
        <w:pStyle w:val="Body"/>
      </w:pPr>
    </w:p>
    <w:p w14:paraId="3500BA4F" w14:textId="77777777" w:rsidR="002A5EDA" w:rsidRPr="00AD5202" w:rsidRDefault="0093435A">
      <w:pPr>
        <w:pStyle w:val="Level3Heading"/>
        <w:numPr>
          <w:ilvl w:val="2"/>
          <w:numId w:val="85"/>
        </w:numPr>
        <w:outlineLvl w:val="9"/>
      </w:pPr>
      <w:bookmarkStart w:id="141" w:name="_Toc42"/>
      <w:r w:rsidRPr="00AD5202">
        <w:t>Waiver of HIPAA Authorization</w:t>
      </w:r>
      <w:bookmarkEnd w:id="141"/>
    </w:p>
    <w:p w14:paraId="77F849E1" w14:textId="77777777" w:rsidR="002A5EDA" w:rsidRPr="00AD5202" w:rsidRDefault="002A5EDA">
      <w:pPr>
        <w:pStyle w:val="Body"/>
        <w:spacing w:line="240" w:lineRule="exact"/>
      </w:pPr>
    </w:p>
    <w:p w14:paraId="5ECB3682" w14:textId="0448D2AB" w:rsidR="00915B15" w:rsidRPr="00AD5202" w:rsidRDefault="00915B15">
      <w:pPr>
        <w:pStyle w:val="Body"/>
        <w:spacing w:line="240" w:lineRule="exact"/>
      </w:pPr>
      <w:r w:rsidRPr="005F1099">
        <w:t>A waiver of HIPAA Authorization is similarly requested due to the retrospective design, minimal risk, and impracticality of obtaining individual authorization.</w:t>
      </w:r>
    </w:p>
    <w:p w14:paraId="34F70C2B" w14:textId="77777777" w:rsidR="002A5EDA" w:rsidRPr="00AD5202" w:rsidRDefault="002A5EDA">
      <w:pPr>
        <w:pStyle w:val="Body"/>
      </w:pPr>
    </w:p>
    <w:p w14:paraId="049A9987" w14:textId="77777777" w:rsidR="002A5EDA" w:rsidRPr="005F1099" w:rsidRDefault="0093435A">
      <w:pPr>
        <w:pStyle w:val="Heading2"/>
        <w:numPr>
          <w:ilvl w:val="1"/>
          <w:numId w:val="34"/>
        </w:numPr>
        <w:rPr>
          <w:b w:val="0"/>
          <w:bCs w:val="0"/>
        </w:rPr>
      </w:pPr>
      <w:bookmarkStart w:id="142" w:name="_Toc43"/>
      <w:r w:rsidRPr="005F1099">
        <w:rPr>
          <w:rFonts w:eastAsia="Arial Unicode MS" w:cs="Arial Unicode MS"/>
          <w:b w:val="0"/>
          <w:bCs w:val="0"/>
        </w:rPr>
        <w:t>Timeline and Milestones</w:t>
      </w:r>
      <w:bookmarkEnd w:id="142"/>
    </w:p>
    <w:p w14:paraId="3A008398" w14:textId="77777777" w:rsidR="002A5EDA" w:rsidRPr="00AD5202" w:rsidRDefault="002A5EDA">
      <w:pPr>
        <w:pStyle w:val="Body"/>
      </w:pPr>
    </w:p>
    <w:tbl>
      <w:tblPr>
        <w:tblW w:w="934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863"/>
        <w:gridCol w:w="4484"/>
      </w:tblGrid>
      <w:tr w:rsidR="002A5EDA" w:rsidRPr="00AD5202" w14:paraId="04DB0568"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DBE4F0"/>
            <w:tcMar>
              <w:top w:w="80" w:type="dxa"/>
              <w:left w:w="157" w:type="dxa"/>
              <w:bottom w:w="80" w:type="dxa"/>
              <w:right w:w="186" w:type="dxa"/>
            </w:tcMar>
            <w:vAlign w:val="center"/>
          </w:tcPr>
          <w:p w14:paraId="40C536DC" w14:textId="77777777" w:rsidR="002A5EDA" w:rsidRPr="00AD5202" w:rsidRDefault="0093435A">
            <w:pPr>
              <w:pStyle w:val="Body"/>
              <w:spacing w:before="20" w:after="20"/>
              <w:ind w:left="77" w:right="106"/>
            </w:pPr>
            <w:r w:rsidRPr="005F1099">
              <w:t xml:space="preserve">Project </w:t>
            </w:r>
            <w:r w:rsidRPr="005F1099">
              <w:rPr>
                <w:spacing w:val="-1"/>
              </w:rPr>
              <w:t>A</w:t>
            </w:r>
            <w:r w:rsidRPr="005F1099">
              <w:t>c</w:t>
            </w:r>
            <w:r w:rsidRPr="005F1099">
              <w:rPr>
                <w:spacing w:val="-1"/>
              </w:rPr>
              <w:t>t</w:t>
            </w:r>
            <w:r w:rsidRPr="005F1099">
              <w:t>ivi</w:t>
            </w:r>
            <w:r w:rsidRPr="005F1099">
              <w:rPr>
                <w:spacing w:val="-1"/>
              </w:rPr>
              <w:t>t</w:t>
            </w:r>
            <w:r w:rsidRPr="005F1099">
              <w:t>y</w:t>
            </w:r>
            <w:r w:rsidRPr="005F1099">
              <w:rPr>
                <w:spacing w:val="2"/>
              </w:rPr>
              <w:t xml:space="preserve"> </w:t>
            </w:r>
            <w:r w:rsidRPr="005F1099">
              <w:t>and Mil</w:t>
            </w:r>
            <w:r w:rsidRPr="005F1099">
              <w:rPr>
                <w:spacing w:val="-2"/>
              </w:rPr>
              <w:t>e</w:t>
            </w:r>
            <w:r w:rsidRPr="005F1099">
              <w:t>s</w:t>
            </w:r>
            <w:r w:rsidRPr="005F1099">
              <w:rPr>
                <w:spacing w:val="-1"/>
              </w:rPr>
              <w:t>t</w:t>
            </w:r>
            <w:r w:rsidRPr="005F1099">
              <w:t>one</w:t>
            </w:r>
          </w:p>
        </w:tc>
        <w:tc>
          <w:tcPr>
            <w:tcW w:w="4484" w:type="dxa"/>
            <w:tcBorders>
              <w:top w:val="single" w:sz="4" w:space="0" w:color="000000"/>
              <w:left w:val="single" w:sz="4" w:space="0" w:color="000000"/>
              <w:bottom w:val="single" w:sz="4" w:space="0" w:color="000000"/>
              <w:right w:val="single" w:sz="4" w:space="0" w:color="000000"/>
            </w:tcBorders>
            <w:shd w:val="clear" w:color="auto" w:fill="DBE4F0"/>
            <w:tcMar>
              <w:top w:w="80" w:type="dxa"/>
              <w:left w:w="154" w:type="dxa"/>
              <w:bottom w:w="80" w:type="dxa"/>
              <w:right w:w="277" w:type="dxa"/>
            </w:tcMar>
            <w:vAlign w:val="center"/>
          </w:tcPr>
          <w:p w14:paraId="68D66B30" w14:textId="77777777" w:rsidR="002A5EDA" w:rsidRPr="00AD5202" w:rsidRDefault="0093435A">
            <w:pPr>
              <w:pStyle w:val="Body"/>
              <w:spacing w:before="20" w:after="20"/>
              <w:ind w:left="74" w:right="197"/>
            </w:pPr>
            <w:r w:rsidRPr="005F1099">
              <w:t>Expected Com</w:t>
            </w:r>
            <w:r w:rsidRPr="005F1099">
              <w:rPr>
                <w:spacing w:val="-2"/>
              </w:rPr>
              <w:t>p</w:t>
            </w:r>
            <w:r w:rsidRPr="005F1099">
              <w:t>letion Date</w:t>
            </w:r>
          </w:p>
        </w:tc>
      </w:tr>
      <w:tr w:rsidR="002A5EDA" w:rsidRPr="00AD5202" w14:paraId="0BE9B064"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616B08A6" w14:textId="77777777" w:rsidR="002A5EDA" w:rsidRPr="00AD5202" w:rsidRDefault="0093435A">
            <w:pPr>
              <w:pStyle w:val="Body"/>
              <w:spacing w:before="20" w:after="20"/>
              <w:ind w:left="77" w:right="106"/>
            </w:pPr>
            <w:r w:rsidRPr="005F1099">
              <w:t>First draft of the IRB protocol</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6237A60A" w14:textId="6373ECD8" w:rsidR="002A5EDA" w:rsidRPr="00AD5202" w:rsidRDefault="00A07005">
            <w:pPr>
              <w:pStyle w:val="Body"/>
              <w:spacing w:before="20" w:after="20"/>
              <w:ind w:left="74" w:right="197"/>
            </w:pPr>
            <w:ins w:id="143" w:author="smith kung" w:date="2025-02-19T11:09:00Z" w16du:dateUtc="2025-02-19T19:09:00Z">
              <w:r>
                <w:t>February</w:t>
              </w:r>
            </w:ins>
            <w:del w:id="144" w:author="smith kung" w:date="2025-02-19T11:09:00Z" w16du:dateUtc="2025-02-19T19:09:00Z">
              <w:r w:rsidR="0093435A" w:rsidRPr="005F1099" w:rsidDel="00A07005">
                <w:delText>January</w:delText>
              </w:r>
            </w:del>
            <w:r w:rsidR="0093435A" w:rsidRPr="005F1099">
              <w:t xml:space="preserve"> 2025</w:t>
            </w:r>
          </w:p>
        </w:tc>
      </w:tr>
      <w:tr w:rsidR="002A5EDA" w:rsidRPr="00AD5202" w14:paraId="59C85117"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1F20AF3E" w14:textId="77777777" w:rsidR="002A5EDA" w:rsidRPr="00AD5202" w:rsidRDefault="0093435A">
            <w:pPr>
              <w:pStyle w:val="Body"/>
              <w:spacing w:before="20" w:after="20"/>
              <w:ind w:left="77" w:right="106"/>
            </w:pPr>
            <w:r w:rsidRPr="005F1099">
              <w:t>Final IRB Draft Submission</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43EF98DE" w14:textId="3974758B" w:rsidR="002A5EDA" w:rsidRPr="00AD5202" w:rsidRDefault="00A07005">
            <w:pPr>
              <w:pStyle w:val="Body"/>
              <w:spacing w:before="20" w:after="20"/>
              <w:ind w:left="74" w:right="197"/>
            </w:pPr>
            <w:ins w:id="145" w:author="smith kung" w:date="2025-02-19T11:09:00Z" w16du:dateUtc="2025-02-19T19:09:00Z">
              <w:r>
                <w:t>Febr</w:t>
              </w:r>
            </w:ins>
            <w:ins w:id="146" w:author="smith kung" w:date="2025-02-19T11:10:00Z" w16du:dateUtc="2025-02-19T19:10:00Z">
              <w:r>
                <w:t>uary</w:t>
              </w:r>
            </w:ins>
            <w:del w:id="147" w:author="smith kung" w:date="2025-02-19T11:09:00Z" w16du:dateUtc="2025-02-19T19:09:00Z">
              <w:r w:rsidR="0093435A" w:rsidRPr="005F1099" w:rsidDel="00A07005">
                <w:delText>January</w:delText>
              </w:r>
            </w:del>
            <w:r w:rsidR="0093435A" w:rsidRPr="005F1099">
              <w:t xml:space="preserve"> 2025</w:t>
            </w:r>
          </w:p>
        </w:tc>
      </w:tr>
      <w:tr w:rsidR="002A5EDA" w:rsidRPr="00AD5202" w14:paraId="52390584"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74DBD464" w14:textId="77777777" w:rsidR="002A5EDA" w:rsidRPr="00AD5202" w:rsidRDefault="0093435A">
            <w:pPr>
              <w:pStyle w:val="Body"/>
              <w:spacing w:before="20" w:after="20"/>
              <w:ind w:left="77" w:right="106"/>
            </w:pPr>
            <w:r w:rsidRPr="005F1099">
              <w:t>IRB Approval</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306FF5E4" w14:textId="4627C1AD" w:rsidR="002A5EDA" w:rsidRPr="00AD5202" w:rsidRDefault="0093435A">
            <w:pPr>
              <w:pStyle w:val="Body"/>
              <w:spacing w:before="20" w:after="20"/>
              <w:ind w:left="74" w:right="197"/>
            </w:pPr>
            <w:del w:id="148" w:author="smith kung" w:date="2025-02-19T11:10:00Z" w16du:dateUtc="2025-02-19T19:10:00Z">
              <w:r w:rsidRPr="005F1099" w:rsidDel="00A07005">
                <w:delText xml:space="preserve">February </w:delText>
              </w:r>
            </w:del>
            <w:ins w:id="149" w:author="smith kung" w:date="2025-02-19T11:10:00Z" w16du:dateUtc="2025-02-19T19:10:00Z">
              <w:r w:rsidR="00A07005">
                <w:t>March</w:t>
              </w:r>
              <w:r w:rsidR="00A07005" w:rsidRPr="005F1099">
                <w:t xml:space="preserve"> </w:t>
              </w:r>
            </w:ins>
            <w:r w:rsidRPr="005F1099">
              <w:t>2025</w:t>
            </w:r>
          </w:p>
        </w:tc>
      </w:tr>
      <w:tr w:rsidR="002A5EDA" w:rsidRPr="00AD5202" w14:paraId="27104F9C"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7095830D" w14:textId="77777777" w:rsidR="002A5EDA" w:rsidRPr="00AD5202" w:rsidRDefault="0093435A">
            <w:pPr>
              <w:pStyle w:val="Body"/>
              <w:spacing w:before="20" w:after="20"/>
              <w:ind w:left="77" w:right="106"/>
            </w:pPr>
            <w:r w:rsidRPr="005F1099">
              <w:t>Initial Data Collection</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32D16B5B" w14:textId="5EA2B6C1" w:rsidR="002A5EDA" w:rsidRPr="00AD5202" w:rsidRDefault="001B41F3">
            <w:pPr>
              <w:pStyle w:val="Body"/>
              <w:spacing w:before="20" w:after="20"/>
              <w:ind w:left="74" w:right="197"/>
            </w:pPr>
            <w:del w:id="150" w:author="smith kung" w:date="2025-02-19T11:10:00Z" w16du:dateUtc="2025-02-19T19:10:00Z">
              <w:r w:rsidDel="00A07005">
                <w:delText xml:space="preserve">February </w:delText>
              </w:r>
            </w:del>
            <w:ins w:id="151" w:author="smith kung" w:date="2025-02-19T11:10:00Z" w16du:dateUtc="2025-02-19T19:10:00Z">
              <w:r w:rsidR="00A07005">
                <w:t>March</w:t>
              </w:r>
              <w:r w:rsidR="00A07005">
                <w:t xml:space="preserve"> </w:t>
              </w:r>
            </w:ins>
            <w:r>
              <w:t>2025</w:t>
            </w:r>
          </w:p>
        </w:tc>
      </w:tr>
      <w:tr w:rsidR="002A5EDA" w:rsidRPr="00AD5202" w14:paraId="4AF955D7"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37CAED70" w14:textId="77777777" w:rsidR="002A5EDA" w:rsidRPr="00AD5202" w:rsidRDefault="0093435A">
            <w:pPr>
              <w:pStyle w:val="Body"/>
              <w:spacing w:before="20" w:after="20"/>
              <w:ind w:left="77" w:right="106"/>
            </w:pPr>
            <w:r w:rsidRPr="005F1099">
              <w:t>Analysis</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7F03AC63" w14:textId="6361A45F" w:rsidR="002A5EDA" w:rsidRPr="00AD5202" w:rsidRDefault="00A07005">
            <w:pPr>
              <w:pStyle w:val="Body"/>
              <w:spacing w:before="20" w:after="20"/>
              <w:ind w:left="74" w:right="197"/>
            </w:pPr>
            <w:ins w:id="152" w:author="smith kung" w:date="2025-02-19T11:10:00Z" w16du:dateUtc="2025-02-19T19:10:00Z">
              <w:r>
                <w:t>April</w:t>
              </w:r>
            </w:ins>
            <w:del w:id="153" w:author="smith kung" w:date="2025-02-19T11:10:00Z" w16du:dateUtc="2025-02-19T19:10:00Z">
              <w:r w:rsidR="0093435A" w:rsidRPr="005F1099" w:rsidDel="00A07005">
                <w:delText>February</w:delText>
              </w:r>
            </w:del>
            <w:r w:rsidR="0093435A" w:rsidRPr="005F1099">
              <w:t xml:space="preserve"> 2025</w:t>
            </w:r>
          </w:p>
        </w:tc>
      </w:tr>
      <w:tr w:rsidR="002A5EDA" w:rsidRPr="00AD5202" w14:paraId="7449C85F" w14:textId="77777777">
        <w:trPr>
          <w:trHeight w:val="223"/>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5A5EE6F4" w14:textId="77777777" w:rsidR="002A5EDA" w:rsidRPr="00AD5202" w:rsidRDefault="0093435A">
            <w:pPr>
              <w:pStyle w:val="Body"/>
              <w:spacing w:before="20" w:after="20"/>
              <w:ind w:left="77" w:right="106"/>
            </w:pPr>
            <w:r w:rsidRPr="005F1099">
              <w:t>Rough Draft of project report</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05CF1448" w14:textId="4AB1A101" w:rsidR="002A5EDA" w:rsidRPr="00AD5202" w:rsidRDefault="0093435A">
            <w:pPr>
              <w:pStyle w:val="Body"/>
              <w:spacing w:before="20" w:after="20"/>
              <w:ind w:left="74" w:right="197"/>
            </w:pPr>
            <w:del w:id="154" w:author="smith kung" w:date="2025-02-19T11:10:00Z" w16du:dateUtc="2025-02-19T19:10:00Z">
              <w:r w:rsidRPr="005F1099" w:rsidDel="00A07005">
                <w:delText xml:space="preserve">March </w:delText>
              </w:r>
            </w:del>
            <w:ins w:id="155" w:author="smith kung" w:date="2025-02-19T11:10:00Z" w16du:dateUtc="2025-02-19T19:10:00Z">
              <w:r w:rsidR="00A07005">
                <w:t>April</w:t>
              </w:r>
              <w:r w:rsidR="00A07005" w:rsidRPr="005F1099">
                <w:t xml:space="preserve"> </w:t>
              </w:r>
            </w:ins>
            <w:r w:rsidRPr="005F1099">
              <w:t>2025</w:t>
            </w:r>
          </w:p>
        </w:tc>
      </w:tr>
      <w:tr w:rsidR="002A5EDA" w:rsidRPr="00AD5202" w14:paraId="143EC604" w14:textId="77777777">
        <w:trPr>
          <w:trHeight w:val="264"/>
        </w:trPr>
        <w:tc>
          <w:tcPr>
            <w:tcW w:w="4863" w:type="dxa"/>
            <w:tcBorders>
              <w:top w:val="single" w:sz="4" w:space="0" w:color="000000"/>
              <w:left w:val="single" w:sz="4" w:space="0" w:color="000000"/>
              <w:bottom w:val="single" w:sz="4" w:space="0" w:color="000000"/>
              <w:right w:val="single" w:sz="4" w:space="0" w:color="000000"/>
            </w:tcBorders>
            <w:shd w:val="clear" w:color="auto" w:fill="auto"/>
            <w:tcMar>
              <w:top w:w="80" w:type="dxa"/>
              <w:left w:w="157" w:type="dxa"/>
              <w:bottom w:w="80" w:type="dxa"/>
              <w:right w:w="186" w:type="dxa"/>
            </w:tcMar>
            <w:vAlign w:val="center"/>
          </w:tcPr>
          <w:p w14:paraId="4D98E9E2" w14:textId="77777777" w:rsidR="002A5EDA" w:rsidRPr="00AD5202" w:rsidRDefault="0093435A">
            <w:pPr>
              <w:pStyle w:val="Body"/>
              <w:spacing w:before="20" w:after="20" w:line="264" w:lineRule="exact"/>
              <w:ind w:left="77" w:right="106"/>
            </w:pPr>
            <w:r w:rsidRPr="005F1099">
              <w:rPr>
                <w:position w:val="2"/>
              </w:rPr>
              <w:t>Final proje</w:t>
            </w:r>
            <w:r w:rsidRPr="005F1099">
              <w:rPr>
                <w:spacing w:val="-1"/>
                <w:position w:val="2"/>
              </w:rPr>
              <w:t>c</w:t>
            </w:r>
            <w:r w:rsidRPr="005F1099">
              <w:rPr>
                <w:position w:val="2"/>
              </w:rPr>
              <w:t>t re</w:t>
            </w:r>
            <w:r w:rsidRPr="005F1099">
              <w:rPr>
                <w:spacing w:val="-2"/>
                <w:position w:val="2"/>
              </w:rPr>
              <w:t>p</w:t>
            </w:r>
            <w:r w:rsidRPr="005F1099">
              <w:rPr>
                <w:position w:val="2"/>
              </w:rPr>
              <w:t>ort</w:t>
            </w:r>
          </w:p>
        </w:tc>
        <w:tc>
          <w:tcPr>
            <w:tcW w:w="4484" w:type="dxa"/>
            <w:tcBorders>
              <w:top w:val="single" w:sz="4" w:space="0" w:color="000000"/>
              <w:left w:val="single" w:sz="4" w:space="0" w:color="000000"/>
              <w:bottom w:val="single" w:sz="4" w:space="0" w:color="000000"/>
              <w:right w:val="single" w:sz="4" w:space="0" w:color="000000"/>
            </w:tcBorders>
            <w:shd w:val="clear" w:color="auto" w:fill="auto"/>
            <w:tcMar>
              <w:top w:w="80" w:type="dxa"/>
              <w:left w:w="154" w:type="dxa"/>
              <w:bottom w:w="80" w:type="dxa"/>
              <w:right w:w="277" w:type="dxa"/>
            </w:tcMar>
            <w:vAlign w:val="center"/>
          </w:tcPr>
          <w:p w14:paraId="7E51693A" w14:textId="2CF2001A" w:rsidR="002A5EDA" w:rsidRPr="00AD5202" w:rsidRDefault="0093435A">
            <w:pPr>
              <w:pStyle w:val="Body"/>
              <w:spacing w:before="20" w:after="20"/>
              <w:ind w:left="74" w:right="197"/>
            </w:pPr>
            <w:del w:id="156" w:author="smith kung" w:date="2025-02-19T11:10:00Z" w16du:dateUtc="2025-02-19T19:10:00Z">
              <w:r w:rsidRPr="005F1099" w:rsidDel="00A07005">
                <w:delText xml:space="preserve">March </w:delText>
              </w:r>
            </w:del>
            <w:ins w:id="157" w:author="smith kung" w:date="2025-02-19T11:10:00Z" w16du:dateUtc="2025-02-19T19:10:00Z">
              <w:r w:rsidR="00A07005">
                <w:t>May</w:t>
              </w:r>
              <w:r w:rsidR="00A07005" w:rsidRPr="005F1099">
                <w:t xml:space="preserve"> </w:t>
              </w:r>
            </w:ins>
            <w:r w:rsidRPr="005F1099">
              <w:t>2025</w:t>
            </w:r>
          </w:p>
        </w:tc>
      </w:tr>
    </w:tbl>
    <w:p w14:paraId="473F492A" w14:textId="77777777" w:rsidR="002A5EDA" w:rsidRPr="00AD5202" w:rsidRDefault="002A5EDA">
      <w:pPr>
        <w:pStyle w:val="Body"/>
        <w:ind w:left="98" w:hanging="98"/>
      </w:pPr>
    </w:p>
    <w:p w14:paraId="61E6B58F" w14:textId="77777777" w:rsidR="002A5EDA" w:rsidRPr="00AD5202" w:rsidRDefault="002A5EDA">
      <w:pPr>
        <w:pStyle w:val="Body"/>
      </w:pPr>
    </w:p>
    <w:p w14:paraId="4D40D8C6" w14:textId="77777777" w:rsidR="002A5EDA" w:rsidRPr="00AD5202" w:rsidRDefault="002A5EDA">
      <w:pPr>
        <w:pStyle w:val="Body"/>
      </w:pPr>
    </w:p>
    <w:p w14:paraId="4BC9051C" w14:textId="77777777" w:rsidR="002A5EDA" w:rsidRPr="005F1099" w:rsidRDefault="0093435A">
      <w:pPr>
        <w:pStyle w:val="Heading2"/>
        <w:numPr>
          <w:ilvl w:val="1"/>
          <w:numId w:val="86"/>
        </w:numPr>
        <w:rPr>
          <w:b w:val="0"/>
          <w:bCs w:val="0"/>
        </w:rPr>
      </w:pPr>
      <w:bookmarkStart w:id="158" w:name="_Toc44"/>
      <w:r w:rsidRPr="005F1099">
        <w:rPr>
          <w:rFonts w:eastAsia="Arial Unicode MS" w:cs="Arial Unicode MS"/>
          <w:b w:val="0"/>
          <w:bCs w:val="0"/>
        </w:rPr>
        <w:t>Protocol Review and Amendments</w:t>
      </w:r>
      <w:bookmarkEnd w:id="158"/>
    </w:p>
    <w:p w14:paraId="1FEDC6D6" w14:textId="77777777" w:rsidR="00915B15" w:rsidRPr="005F1099" w:rsidRDefault="00915B15" w:rsidP="00915B15">
      <w:pPr>
        <w:pStyle w:val="NormalWeb"/>
        <w:rPr>
          <w:rFonts w:ascii="Arial" w:eastAsia="Arial Unicode MS" w:hAnsi="Arial" w:cs="Arial Unicode MS"/>
          <w:color w:val="000000"/>
          <w:sz w:val="22"/>
          <w:szCs w:val="22"/>
          <w:u w:color="000000"/>
          <w:bdr w:val="nil"/>
          <w14:textOutline w14:w="0" w14:cap="flat" w14:cmpd="sng" w14:algn="ctr">
            <w14:noFill/>
            <w14:prstDash w14:val="solid"/>
            <w14:bevel/>
          </w14:textOutline>
        </w:rPr>
      </w:pP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Any modifications to this protocol (e.g., changes to inclusion criteria, additional data collection variables) must be approved by the</w:t>
      </w:r>
      <w:r w:rsidRPr="005F1099">
        <w:rPr>
          <w:rFonts w:ascii="Arial" w:eastAsia="Arial Unicode MS" w:hAnsi="Arial" w:cs="Arial Unicode MS"/>
          <w:sz w:val="22"/>
          <w:szCs w:val="22"/>
          <w:u w:color="000000"/>
          <w:bdr w:val="nil"/>
          <w14:textOutline w14:w="0" w14:cap="flat" w14:cmpd="sng" w14:algn="ctr">
            <w14:noFill/>
            <w14:prstDash w14:val="solid"/>
            <w14:bevel/>
          </w14:textOutline>
        </w:rPr>
        <w:t> Knight Cancer Institute’s Clinical Research Review Committee (CRRC) </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and the</w:t>
      </w:r>
      <w:r w:rsidRPr="005F1099">
        <w:rPr>
          <w:rFonts w:ascii="Arial" w:eastAsia="Arial Unicode MS" w:hAnsi="Arial" w:cs="Arial Unicode MS"/>
          <w:sz w:val="22"/>
          <w:szCs w:val="22"/>
          <w:u w:color="000000"/>
          <w:bdr w:val="nil"/>
          <w14:textOutline w14:w="0" w14:cap="flat" w14:cmpd="sng" w14:algn="ctr">
            <w14:noFill/>
            <w14:prstDash w14:val="solid"/>
            <w14:bevel/>
          </w14:textOutline>
        </w:rPr>
        <w:t> OHSU Institutional Review Board (IRB) </w:t>
      </w:r>
      <w:r w:rsidRPr="005F1099">
        <w:rPr>
          <w:rFonts w:ascii="Arial" w:eastAsia="Arial Unicode MS" w:hAnsi="Arial" w:cs="Arial Unicode MS"/>
          <w:color w:val="000000"/>
          <w:sz w:val="22"/>
          <w:szCs w:val="22"/>
          <w:u w:color="000000"/>
          <w:bdr w:val="nil"/>
          <w14:textOutline w14:w="0" w14:cap="flat" w14:cmpd="sng" w14:algn="ctr">
            <w14:noFill/>
            <w14:prstDash w14:val="solid"/>
            <w14:bevel/>
          </w14:textOutline>
        </w:rPr>
        <w:t>before implementation.</w:t>
      </w:r>
    </w:p>
    <w:p w14:paraId="553ABFE6" w14:textId="77777777" w:rsidR="002A5EDA" w:rsidRPr="00AD5202" w:rsidRDefault="002A5EDA">
      <w:pPr>
        <w:pStyle w:val="Body"/>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0" w:line="240" w:lineRule="exact"/>
      </w:pPr>
    </w:p>
    <w:p w14:paraId="49E0B345" w14:textId="77777777" w:rsidR="002A5EDA" w:rsidRPr="00AD5202" w:rsidRDefault="002A5EDA">
      <w:pPr>
        <w:pStyle w:val="Body"/>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0" w:line="240" w:lineRule="exact"/>
        <w:sectPr w:rsidR="002A5EDA" w:rsidRPr="00AD5202">
          <w:headerReference w:type="default" r:id="rId15"/>
          <w:pgSz w:w="12240" w:h="15840"/>
          <w:pgMar w:top="1440" w:right="1440" w:bottom="1440" w:left="1440" w:header="0" w:footer="720" w:gutter="0"/>
          <w:cols w:space="720"/>
        </w:sectPr>
      </w:pPr>
    </w:p>
    <w:p w14:paraId="4C4A3A4D" w14:textId="77777777" w:rsidR="002A5EDA" w:rsidRPr="005F1099" w:rsidRDefault="0093435A">
      <w:pPr>
        <w:pStyle w:val="Heading"/>
        <w:numPr>
          <w:ilvl w:val="0"/>
          <w:numId w:val="87"/>
        </w:numPr>
        <w:rPr>
          <w:b w:val="0"/>
          <w:bCs w:val="0"/>
          <w:sz w:val="22"/>
          <w:szCs w:val="22"/>
        </w:rPr>
      </w:pPr>
      <w:bookmarkStart w:id="166" w:name="_Toc45"/>
      <w:r w:rsidRPr="005F1099">
        <w:rPr>
          <w:rFonts w:eastAsia="Arial Unicode MS" w:cs="Arial Unicode MS"/>
          <w:b w:val="0"/>
          <w:bCs w:val="0"/>
          <w:sz w:val="22"/>
          <w:szCs w:val="22"/>
          <w:lang w:val="de-DE"/>
        </w:rPr>
        <w:lastRenderedPageBreak/>
        <w:t>REFERENCES</w:t>
      </w:r>
      <w:bookmarkEnd w:id="166"/>
    </w:p>
    <w:p w14:paraId="56AB8CD0" w14:textId="77777777" w:rsidR="002A5EDA" w:rsidRPr="00AD5202" w:rsidRDefault="002A5EDA">
      <w:pPr>
        <w:pStyle w:val="Body"/>
        <w:widowControl/>
        <w:spacing w:line="240" w:lineRule="exact"/>
      </w:pPr>
    </w:p>
    <w:p w14:paraId="0E45F689" w14:textId="77777777" w:rsidR="006F58FD" w:rsidRPr="005F1099" w:rsidRDefault="006F58FD" w:rsidP="006F58FD">
      <w:pPr>
        <w:pStyle w:val="Heading2"/>
        <w:rPr>
          <w:b w:val="0"/>
          <w:bCs w:val="0"/>
        </w:rPr>
      </w:pPr>
      <w:r w:rsidRPr="005F1099">
        <w:rPr>
          <w:b w:val="0"/>
          <w:bCs w:val="0"/>
        </w:rPr>
        <w:t>References</w:t>
      </w:r>
    </w:p>
    <w:p w14:paraId="2D0F999F"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Siegel, R. L., Miller, K. D., Wagle, N. S. &amp; Jemal, A. Cancer statistics, 2023.</w:t>
      </w:r>
      <w:r w:rsidRPr="005F1099">
        <w:rPr>
          <w:rFonts w:ascii="Arial" w:hAnsi="Arial" w:cs="Arial Unicode MS"/>
          <w:u w:color="000000"/>
          <w14:textOutline w14:w="0" w14:cap="flat" w14:cmpd="sng" w14:algn="ctr">
            <w14:noFill/>
            <w14:prstDash w14:val="solid"/>
            <w14:bevel/>
          </w14:textOutline>
        </w:rPr>
        <w:t> CA Cancer J. Clin. 73</w:t>
      </w:r>
      <w:r w:rsidRPr="005F1099">
        <w:rPr>
          <w:rFonts w:ascii="Arial" w:hAnsi="Arial" w:cs="Arial Unicode MS"/>
          <w:color w:val="000000"/>
          <w:sz w:val="22"/>
          <w:szCs w:val="22"/>
          <w:u w:color="000000"/>
          <w14:textOutline w14:w="0" w14:cap="flat" w14:cmpd="sng" w14:algn="ctr">
            <w14:noFill/>
            <w14:prstDash w14:val="solid"/>
            <w14:bevel/>
          </w14:textOutline>
        </w:rPr>
        <w:t>, 17–48 (2023).</w:t>
      </w:r>
    </w:p>
    <w:p w14:paraId="4A8536E9"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Cancer Stat Facts: Leukemia. National Cancer Institute, Surveillance, Epidemiology, and End Results Program.</w:t>
      </w:r>
      <w:r w:rsidRPr="005F1099">
        <w:rPr>
          <w:rFonts w:ascii="Arial" w:hAnsi="Arial" w:cs="Arial Unicode MS"/>
          <w:u w:color="000000"/>
          <w14:textOutline w14:w="0" w14:cap="flat" w14:cmpd="sng" w14:algn="ctr">
            <w14:noFill/>
            <w14:prstDash w14:val="solid"/>
            <w14:bevel/>
          </w14:textOutline>
        </w:rPr>
        <w:t> </w:t>
      </w:r>
      <w:hyperlink r:id="rId16" w:tgtFrame="_new" w:history="1">
        <w:r w:rsidRPr="005F1099">
          <w:rPr>
            <w:rFonts w:ascii="Arial" w:hAnsi="Arial" w:cs="Arial Unicode MS"/>
            <w:color w:val="000000"/>
            <w:u w:color="000000"/>
            <w14:textOutline w14:w="0" w14:cap="flat" w14:cmpd="sng" w14:algn="ctr">
              <w14:noFill/>
              <w14:prstDash w14:val="solid"/>
              <w14:bevel/>
            </w14:textOutline>
          </w:rPr>
          <w:t>https://seer.cancer.gov/statfacts/html/leuks.html</w:t>
        </w:r>
      </w:hyperlink>
    </w:p>
    <w:p w14:paraId="739873CA"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Cancer Stat Facts: Non-Hodgkin Lymphoma. National Cancer Institute, Surveillance, Epidemiology, and End Results Program.</w:t>
      </w:r>
      <w:r w:rsidRPr="005F1099">
        <w:rPr>
          <w:rFonts w:ascii="Arial" w:hAnsi="Arial" w:cs="Arial Unicode MS"/>
          <w:u w:color="000000"/>
          <w14:textOutline w14:w="0" w14:cap="flat" w14:cmpd="sng" w14:algn="ctr">
            <w14:noFill/>
            <w14:prstDash w14:val="solid"/>
            <w14:bevel/>
          </w14:textOutline>
        </w:rPr>
        <w:t> </w:t>
      </w:r>
      <w:hyperlink r:id="rId17" w:tgtFrame="_new" w:history="1">
        <w:r w:rsidRPr="005F1099">
          <w:rPr>
            <w:rFonts w:ascii="Arial" w:hAnsi="Arial" w:cs="Arial Unicode MS"/>
            <w:color w:val="000000"/>
            <w:u w:color="000000"/>
            <w14:textOutline w14:w="0" w14:cap="flat" w14:cmpd="sng" w14:algn="ctr">
              <w14:noFill/>
              <w14:prstDash w14:val="solid"/>
              <w14:bevel/>
            </w14:textOutline>
          </w:rPr>
          <w:t>https://seer.cancer.gov/statfacts/html/nhl.html</w:t>
        </w:r>
      </w:hyperlink>
    </w:p>
    <w:p w14:paraId="3A9F02D8"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Maude, S. L.</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Tisagenlecleucel in Children and Young Adults with B-Cell Lymphoblastic Leukemia.</w:t>
      </w:r>
      <w:r w:rsidRPr="005F1099">
        <w:rPr>
          <w:rFonts w:ascii="Arial" w:hAnsi="Arial" w:cs="Arial Unicode MS"/>
          <w:u w:color="000000"/>
          <w14:textOutline w14:w="0" w14:cap="flat" w14:cmpd="sng" w14:algn="ctr">
            <w14:noFill/>
            <w14:prstDash w14:val="solid"/>
            <w14:bevel/>
          </w14:textOutline>
        </w:rPr>
        <w:t> N. Engl. J. Med. 378</w:t>
      </w:r>
      <w:r w:rsidRPr="005F1099">
        <w:rPr>
          <w:rFonts w:ascii="Arial" w:hAnsi="Arial" w:cs="Arial Unicode MS"/>
          <w:color w:val="000000"/>
          <w:sz w:val="22"/>
          <w:szCs w:val="22"/>
          <w:u w:color="000000"/>
          <w14:textOutline w14:w="0" w14:cap="flat" w14:cmpd="sng" w14:algn="ctr">
            <w14:noFill/>
            <w14:prstDash w14:val="solid"/>
            <w14:bevel/>
          </w14:textOutline>
        </w:rPr>
        <w:t>, 439–448 (2018).</w:t>
      </w:r>
    </w:p>
    <w:p w14:paraId="013CF90E"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proofErr w:type="spellStart"/>
      <w:r w:rsidRPr="005F1099">
        <w:rPr>
          <w:rFonts w:ascii="Arial" w:hAnsi="Arial" w:cs="Arial Unicode MS"/>
          <w:color w:val="000000"/>
          <w:sz w:val="22"/>
          <w:szCs w:val="22"/>
          <w:u w:color="000000"/>
          <w14:textOutline w14:w="0" w14:cap="flat" w14:cmpd="sng" w14:algn="ctr">
            <w14:noFill/>
            <w14:prstDash w14:val="solid"/>
            <w14:bevel/>
          </w14:textOutline>
        </w:rPr>
        <w:t>Neelapu</w:t>
      </w:r>
      <w:proofErr w:type="spellEnd"/>
      <w:r w:rsidRPr="005F1099">
        <w:rPr>
          <w:rFonts w:ascii="Arial" w:hAnsi="Arial" w:cs="Arial Unicode MS"/>
          <w:color w:val="000000"/>
          <w:sz w:val="22"/>
          <w:szCs w:val="22"/>
          <w:u w:color="000000"/>
          <w14:textOutline w14:w="0" w14:cap="flat" w14:cmpd="sng" w14:algn="ctr">
            <w14:noFill/>
            <w14:prstDash w14:val="solid"/>
            <w14:bevel/>
          </w14:textOutline>
        </w:rPr>
        <w:t>, S. S.</w:t>
      </w:r>
      <w:r w:rsidRPr="005F1099">
        <w:rPr>
          <w:rFonts w:ascii="Arial" w:hAnsi="Arial" w:cs="Arial Unicode MS"/>
          <w:u w:color="000000"/>
          <w14:textOutline w14:w="0" w14:cap="flat" w14:cmpd="sng" w14:algn="ctr">
            <w14:noFill/>
            <w14:prstDash w14:val="solid"/>
            <w14:bevel/>
          </w14:textOutline>
        </w:rPr>
        <w:t> et al. </w:t>
      </w:r>
      <w:proofErr w:type="spellStart"/>
      <w:r w:rsidRPr="005F1099">
        <w:rPr>
          <w:rFonts w:ascii="Arial" w:hAnsi="Arial" w:cs="Arial Unicode MS"/>
          <w:color w:val="000000"/>
          <w:sz w:val="22"/>
          <w:szCs w:val="22"/>
          <w:u w:color="000000"/>
          <w14:textOutline w14:w="0" w14:cap="flat" w14:cmpd="sng" w14:algn="ctr">
            <w14:noFill/>
            <w14:prstDash w14:val="solid"/>
            <w14:bevel/>
          </w14:textOutline>
        </w:rPr>
        <w:t>Axicabtagene</w:t>
      </w:r>
      <w:proofErr w:type="spellEnd"/>
      <w:r w:rsidRPr="005F1099">
        <w:rPr>
          <w:rFonts w:ascii="Arial" w:hAnsi="Arial" w:cs="Arial Unicode MS"/>
          <w:color w:val="000000"/>
          <w:sz w:val="22"/>
          <w:szCs w:val="22"/>
          <w:u w:color="000000"/>
          <w14:textOutline w14:w="0" w14:cap="flat" w14:cmpd="sng" w14:algn="ctr">
            <w14:noFill/>
            <w14:prstDash w14:val="solid"/>
            <w14:bevel/>
          </w14:textOutline>
        </w:rPr>
        <w:t xml:space="preserve"> </w:t>
      </w:r>
      <w:proofErr w:type="spellStart"/>
      <w:r w:rsidRPr="005F1099">
        <w:rPr>
          <w:rFonts w:ascii="Arial" w:hAnsi="Arial" w:cs="Arial Unicode MS"/>
          <w:color w:val="000000"/>
          <w:sz w:val="22"/>
          <w:szCs w:val="22"/>
          <w:u w:color="000000"/>
          <w14:textOutline w14:w="0" w14:cap="flat" w14:cmpd="sng" w14:algn="ctr">
            <w14:noFill/>
            <w14:prstDash w14:val="solid"/>
            <w14:bevel/>
          </w14:textOutline>
        </w:rPr>
        <w:t>Ciloleucel</w:t>
      </w:r>
      <w:proofErr w:type="spellEnd"/>
      <w:r w:rsidRPr="005F1099">
        <w:rPr>
          <w:rFonts w:ascii="Arial" w:hAnsi="Arial" w:cs="Arial Unicode MS"/>
          <w:color w:val="000000"/>
          <w:sz w:val="22"/>
          <w:szCs w:val="22"/>
          <w:u w:color="000000"/>
          <w14:textOutline w14:w="0" w14:cap="flat" w14:cmpd="sng" w14:algn="ctr">
            <w14:noFill/>
            <w14:prstDash w14:val="solid"/>
            <w14:bevel/>
          </w14:textOutline>
        </w:rPr>
        <w:t xml:space="preserve"> CAR T-Cell Therapy in Refractory Large B-Cell Lymphoma.</w:t>
      </w:r>
      <w:r w:rsidRPr="005F1099">
        <w:rPr>
          <w:rFonts w:ascii="Arial" w:hAnsi="Arial" w:cs="Arial Unicode MS"/>
          <w:u w:color="000000"/>
          <w14:textOutline w14:w="0" w14:cap="flat" w14:cmpd="sng" w14:algn="ctr">
            <w14:noFill/>
            <w14:prstDash w14:val="solid"/>
            <w14:bevel/>
          </w14:textOutline>
        </w:rPr>
        <w:t> N. Engl. J. Med. 377</w:t>
      </w:r>
      <w:r w:rsidRPr="005F1099">
        <w:rPr>
          <w:rFonts w:ascii="Arial" w:hAnsi="Arial" w:cs="Arial Unicode MS"/>
          <w:color w:val="000000"/>
          <w:sz w:val="22"/>
          <w:szCs w:val="22"/>
          <w:u w:color="000000"/>
          <w14:textOutline w14:w="0" w14:cap="flat" w14:cmpd="sng" w14:algn="ctr">
            <w14:noFill/>
            <w14:prstDash w14:val="solid"/>
            <w14:bevel/>
          </w14:textOutline>
        </w:rPr>
        <w:t>, 2531–2544 (2017).</w:t>
      </w:r>
    </w:p>
    <w:p w14:paraId="1B2B46BC"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Raje, N.</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Anti-BCMA CAR T-Cell Therapy bb2121 in Relapsed or Refractory Multiple Myeloma.</w:t>
      </w:r>
      <w:r w:rsidRPr="005F1099">
        <w:rPr>
          <w:rFonts w:ascii="Arial" w:hAnsi="Arial" w:cs="Arial Unicode MS"/>
          <w:u w:color="000000"/>
          <w14:textOutline w14:w="0" w14:cap="flat" w14:cmpd="sng" w14:algn="ctr">
            <w14:noFill/>
            <w14:prstDash w14:val="solid"/>
            <w14:bevel/>
          </w14:textOutline>
        </w:rPr>
        <w:t> N. Engl. J. Med. 380</w:t>
      </w:r>
      <w:r w:rsidRPr="005F1099">
        <w:rPr>
          <w:rFonts w:ascii="Arial" w:hAnsi="Arial" w:cs="Arial Unicode MS"/>
          <w:color w:val="000000"/>
          <w:sz w:val="22"/>
          <w:szCs w:val="22"/>
          <w:u w:color="000000"/>
          <w14:textOutline w14:w="0" w14:cap="flat" w14:cmpd="sng" w14:algn="ctr">
            <w14:noFill/>
            <w14:prstDash w14:val="solid"/>
            <w14:bevel/>
          </w14:textOutline>
        </w:rPr>
        <w:t>, 1726–1737 (2019).</w:t>
      </w:r>
    </w:p>
    <w:p w14:paraId="66455A0F" w14:textId="35669B5C"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Lee, D. W.</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Current concepts in the diagnosis and management of cytokine release syndrome.</w:t>
      </w:r>
      <w:r w:rsidRPr="005F1099">
        <w:rPr>
          <w:rFonts w:ascii="Arial" w:hAnsi="Arial" w:cs="Arial Unicode MS"/>
          <w:u w:color="000000"/>
          <w14:textOutline w14:w="0" w14:cap="flat" w14:cmpd="sng" w14:algn="ctr">
            <w14:noFill/>
            <w14:prstDash w14:val="solid"/>
            <w14:bevel/>
          </w14:textOutline>
        </w:rPr>
        <w:t> Blood 124</w:t>
      </w:r>
      <w:r w:rsidRPr="005F1099">
        <w:rPr>
          <w:rFonts w:ascii="Arial" w:hAnsi="Arial" w:cs="Arial Unicode MS"/>
          <w:color w:val="000000"/>
          <w:sz w:val="22"/>
          <w:szCs w:val="22"/>
          <w:u w:color="000000"/>
          <w14:textOutline w14:w="0" w14:cap="flat" w14:cmpd="sng" w14:algn="ctr">
            <w14:noFill/>
            <w14:prstDash w14:val="solid"/>
            <w14:bevel/>
          </w14:textOutline>
        </w:rPr>
        <w:t xml:space="preserve">, 188–195 (2014). </w:t>
      </w:r>
    </w:p>
    <w:p w14:paraId="0D9CECE6"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Lee, D. W.</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ASTCT Consensus Grading for Cytokine Release Syndrome and Neurologic Toxicity Associated with Immune Effector Cells.</w:t>
      </w:r>
      <w:r w:rsidRPr="005F1099">
        <w:rPr>
          <w:rFonts w:ascii="Arial" w:hAnsi="Arial" w:cs="Arial Unicode MS"/>
          <w:u w:color="000000"/>
          <w14:textOutline w14:w="0" w14:cap="flat" w14:cmpd="sng" w14:algn="ctr">
            <w14:noFill/>
            <w14:prstDash w14:val="solid"/>
            <w14:bevel/>
          </w14:textOutline>
        </w:rPr>
        <w:t> Biol. Blood Marrow Transplant. 25</w:t>
      </w:r>
      <w:r w:rsidRPr="005F1099">
        <w:rPr>
          <w:rFonts w:ascii="Arial" w:hAnsi="Arial" w:cs="Arial Unicode MS"/>
          <w:color w:val="000000"/>
          <w:sz w:val="22"/>
          <w:szCs w:val="22"/>
          <w:u w:color="000000"/>
          <w14:textOutline w14:w="0" w14:cap="flat" w14:cmpd="sng" w14:algn="ctr">
            <w14:noFill/>
            <w14:prstDash w14:val="solid"/>
            <w14:bevel/>
          </w14:textOutline>
        </w:rPr>
        <w:t>, 625–638 (2019).</w:t>
      </w:r>
    </w:p>
    <w:p w14:paraId="5838DD97"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proofErr w:type="spellStart"/>
      <w:r w:rsidRPr="005F1099">
        <w:rPr>
          <w:rFonts w:ascii="Arial" w:hAnsi="Arial" w:cs="Arial Unicode MS"/>
          <w:color w:val="000000"/>
          <w:sz w:val="22"/>
          <w:szCs w:val="22"/>
          <w:u w:color="000000"/>
          <w14:textOutline w14:w="0" w14:cap="flat" w14:cmpd="sng" w14:algn="ctr">
            <w14:noFill/>
            <w14:prstDash w14:val="solid"/>
            <w14:bevel/>
          </w14:textOutline>
        </w:rPr>
        <w:t>Brudno</w:t>
      </w:r>
      <w:proofErr w:type="spellEnd"/>
      <w:r w:rsidRPr="005F1099">
        <w:rPr>
          <w:rFonts w:ascii="Arial" w:hAnsi="Arial" w:cs="Arial Unicode MS"/>
          <w:color w:val="000000"/>
          <w:sz w:val="22"/>
          <w:szCs w:val="22"/>
          <w:u w:color="000000"/>
          <w14:textOutline w14:w="0" w14:cap="flat" w14:cmpd="sng" w14:algn="ctr">
            <w14:noFill/>
            <w14:prstDash w14:val="solid"/>
            <w14:bevel/>
          </w14:textOutline>
        </w:rPr>
        <w:t>, J. N. &amp; Kochenderfer, J. N. Recent advances in CAR T-cell toxicity: Mechanisms, manifestations and management.</w:t>
      </w:r>
      <w:r w:rsidRPr="005F1099">
        <w:rPr>
          <w:rFonts w:ascii="Arial" w:hAnsi="Arial" w:cs="Arial Unicode MS"/>
          <w:u w:color="000000"/>
          <w14:textOutline w14:w="0" w14:cap="flat" w14:cmpd="sng" w14:algn="ctr">
            <w14:noFill/>
            <w14:prstDash w14:val="solid"/>
            <w14:bevel/>
          </w14:textOutline>
        </w:rPr>
        <w:t> Blood Rev. 34</w:t>
      </w:r>
      <w:r w:rsidRPr="005F1099">
        <w:rPr>
          <w:rFonts w:ascii="Arial" w:hAnsi="Arial" w:cs="Arial Unicode MS"/>
          <w:color w:val="000000"/>
          <w:sz w:val="22"/>
          <w:szCs w:val="22"/>
          <w:u w:color="000000"/>
          <w14:textOutline w14:w="0" w14:cap="flat" w14:cmpd="sng" w14:algn="ctr">
            <w14:noFill/>
            <w14:prstDash w14:val="solid"/>
            <w14:bevel/>
          </w14:textOutline>
        </w:rPr>
        <w:t>, 45–55 (2019).</w:t>
      </w:r>
    </w:p>
    <w:p w14:paraId="1899BFE0"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Hay, K. A.</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Kinetics and biomarkers of severe cytokine release syndrome after CD19 chimeric antigen receptor–modified T-cell therapy.</w:t>
      </w:r>
      <w:r w:rsidRPr="005F1099">
        <w:rPr>
          <w:rFonts w:ascii="Arial" w:hAnsi="Arial" w:cs="Arial Unicode MS"/>
          <w:u w:color="000000"/>
          <w14:textOutline w14:w="0" w14:cap="flat" w14:cmpd="sng" w14:algn="ctr">
            <w14:noFill/>
            <w14:prstDash w14:val="solid"/>
            <w14:bevel/>
          </w14:textOutline>
        </w:rPr>
        <w:t> Blood 130</w:t>
      </w:r>
      <w:r w:rsidRPr="005F1099">
        <w:rPr>
          <w:rFonts w:ascii="Arial" w:hAnsi="Arial" w:cs="Arial Unicode MS"/>
          <w:color w:val="000000"/>
          <w:sz w:val="22"/>
          <w:szCs w:val="22"/>
          <w:u w:color="000000"/>
          <w14:textOutline w14:w="0" w14:cap="flat" w14:cmpd="sng" w14:algn="ctr">
            <w14:noFill/>
            <w14:prstDash w14:val="solid"/>
            <w14:bevel/>
          </w14:textOutline>
        </w:rPr>
        <w:t>, 2295–2306 (2017).</w:t>
      </w:r>
    </w:p>
    <w:p w14:paraId="5D62BBEE"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proofErr w:type="spellStart"/>
      <w:r w:rsidRPr="005F1099">
        <w:rPr>
          <w:rFonts w:ascii="Arial" w:hAnsi="Arial" w:cs="Arial Unicode MS"/>
          <w:color w:val="000000"/>
          <w:sz w:val="22"/>
          <w:szCs w:val="22"/>
          <w:u w:color="000000"/>
          <w14:textOutline w14:w="0" w14:cap="flat" w14:cmpd="sng" w14:algn="ctr">
            <w14:noFill/>
            <w14:prstDash w14:val="solid"/>
            <w14:bevel/>
          </w14:textOutline>
        </w:rPr>
        <w:t>Neelapu</w:t>
      </w:r>
      <w:proofErr w:type="spellEnd"/>
      <w:r w:rsidRPr="005F1099">
        <w:rPr>
          <w:rFonts w:ascii="Arial" w:hAnsi="Arial" w:cs="Arial Unicode MS"/>
          <w:color w:val="000000"/>
          <w:sz w:val="22"/>
          <w:szCs w:val="22"/>
          <w:u w:color="000000"/>
          <w14:textOutline w14:w="0" w14:cap="flat" w14:cmpd="sng" w14:algn="ctr">
            <w14:noFill/>
            <w14:prstDash w14:val="solid"/>
            <w14:bevel/>
          </w14:textOutline>
        </w:rPr>
        <w:t>, S. S.</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Chimeric antigen receptor T-cell therapy—assessment and management of toxicities.</w:t>
      </w:r>
      <w:r w:rsidRPr="005F1099">
        <w:rPr>
          <w:rFonts w:ascii="Arial" w:hAnsi="Arial" w:cs="Arial Unicode MS"/>
          <w:u w:color="000000"/>
          <w14:textOutline w14:w="0" w14:cap="flat" w14:cmpd="sng" w14:algn="ctr">
            <w14:noFill/>
            <w14:prstDash w14:val="solid"/>
            <w14:bevel/>
          </w14:textOutline>
        </w:rPr>
        <w:t> Nat. Rev. Clin. Oncol. 15</w:t>
      </w:r>
      <w:r w:rsidRPr="005F1099">
        <w:rPr>
          <w:rFonts w:ascii="Arial" w:hAnsi="Arial" w:cs="Arial Unicode MS"/>
          <w:color w:val="000000"/>
          <w:sz w:val="22"/>
          <w:szCs w:val="22"/>
          <w:u w:color="000000"/>
          <w14:textOutline w14:w="0" w14:cap="flat" w14:cmpd="sng" w14:algn="ctr">
            <w14:noFill/>
            <w14:prstDash w14:val="solid"/>
            <w14:bevel/>
          </w14:textOutline>
        </w:rPr>
        <w:t>, 47–62 (2018).</w:t>
      </w:r>
    </w:p>
    <w:p w14:paraId="2FD08536"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Teachey, D. T.</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Identification of predictive biomarkers for cytokine release syndrome after chimeric antigen receptor T-cell therapy for acute lymphoblastic leukemia.</w:t>
      </w:r>
      <w:r w:rsidRPr="005F1099">
        <w:rPr>
          <w:rFonts w:ascii="Arial" w:hAnsi="Arial" w:cs="Arial Unicode MS"/>
          <w:u w:color="000000"/>
          <w14:textOutline w14:w="0" w14:cap="flat" w14:cmpd="sng" w14:algn="ctr">
            <w14:noFill/>
            <w14:prstDash w14:val="solid"/>
            <w14:bevel/>
          </w14:textOutline>
        </w:rPr>
        <w:t xml:space="preserve"> Cancer </w:t>
      </w:r>
      <w:proofErr w:type="spellStart"/>
      <w:r w:rsidRPr="005F1099">
        <w:rPr>
          <w:rFonts w:ascii="Arial" w:hAnsi="Arial" w:cs="Arial Unicode MS"/>
          <w:u w:color="000000"/>
          <w14:textOutline w14:w="0" w14:cap="flat" w14:cmpd="sng" w14:algn="ctr">
            <w14:noFill/>
            <w14:prstDash w14:val="solid"/>
            <w14:bevel/>
          </w14:textOutline>
        </w:rPr>
        <w:t>Discov</w:t>
      </w:r>
      <w:proofErr w:type="spellEnd"/>
      <w:r w:rsidRPr="005F1099">
        <w:rPr>
          <w:rFonts w:ascii="Arial" w:hAnsi="Arial" w:cs="Arial Unicode MS"/>
          <w:u w:color="000000"/>
          <w14:textOutline w14:w="0" w14:cap="flat" w14:cmpd="sng" w14:algn="ctr">
            <w14:noFill/>
            <w14:prstDash w14:val="solid"/>
            <w14:bevel/>
          </w14:textOutline>
        </w:rPr>
        <w:t>. 6</w:t>
      </w:r>
      <w:r w:rsidRPr="005F1099">
        <w:rPr>
          <w:rFonts w:ascii="Arial" w:hAnsi="Arial" w:cs="Arial Unicode MS"/>
          <w:color w:val="000000"/>
          <w:sz w:val="22"/>
          <w:szCs w:val="22"/>
          <w:u w:color="000000"/>
          <w14:textOutline w14:w="0" w14:cap="flat" w14:cmpd="sng" w14:algn="ctr">
            <w14:noFill/>
            <w14:prstDash w14:val="solid"/>
            <w14:bevel/>
          </w14:textOutline>
        </w:rPr>
        <w:t>, 664–679 (2016).</w:t>
      </w:r>
    </w:p>
    <w:p w14:paraId="6D9323BC"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Guha, P.</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Systemic inflammatory cytokines and their kinetics predict outcomes in patients undergoing CD19 CAR T-cell therapy.</w:t>
      </w:r>
      <w:r w:rsidRPr="005F1099">
        <w:rPr>
          <w:rFonts w:ascii="Arial" w:hAnsi="Arial" w:cs="Arial Unicode MS"/>
          <w:u w:color="000000"/>
          <w14:textOutline w14:w="0" w14:cap="flat" w14:cmpd="sng" w14:algn="ctr">
            <w14:noFill/>
            <w14:prstDash w14:val="solid"/>
            <w14:bevel/>
          </w14:textOutline>
        </w:rPr>
        <w:t> Clin. Cancer Res. 26</w:t>
      </w:r>
      <w:r w:rsidRPr="005F1099">
        <w:rPr>
          <w:rFonts w:ascii="Arial" w:hAnsi="Arial" w:cs="Arial Unicode MS"/>
          <w:color w:val="000000"/>
          <w:sz w:val="22"/>
          <w:szCs w:val="22"/>
          <w:u w:color="000000"/>
          <w14:textOutline w14:w="0" w14:cap="flat" w14:cmpd="sng" w14:algn="ctr">
            <w14:noFill/>
            <w14:prstDash w14:val="solid"/>
            <w14:bevel/>
          </w14:textOutline>
        </w:rPr>
        <w:t>, 4319–4332 (2020).</w:t>
      </w:r>
    </w:p>
    <w:p w14:paraId="40CEC933" w14:textId="77777777" w:rsidR="006F58FD" w:rsidRPr="005F1099" w:rsidRDefault="006F58FD" w:rsidP="006F58FD">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hAnsi="Arial" w:cs="Arial Unicode MS"/>
          <w:color w:val="000000"/>
          <w:sz w:val="22"/>
          <w:szCs w:val="22"/>
          <w:u w:color="000000"/>
          <w14:textOutline w14:w="0" w14:cap="flat" w14:cmpd="sng" w14:algn="ctr">
            <w14:noFill/>
            <w14:prstDash w14:val="solid"/>
            <w14:bevel/>
          </w14:textOutline>
        </w:rPr>
      </w:pPr>
      <w:r w:rsidRPr="005F1099">
        <w:rPr>
          <w:rFonts w:ascii="Arial" w:hAnsi="Arial" w:cs="Arial Unicode MS"/>
          <w:color w:val="000000"/>
          <w:sz w:val="22"/>
          <w:szCs w:val="22"/>
          <w:u w:color="000000"/>
          <w14:textOutline w14:w="0" w14:cap="flat" w14:cmpd="sng" w14:algn="ctr">
            <w14:noFill/>
            <w14:prstDash w14:val="solid"/>
            <w14:bevel/>
          </w14:textOutline>
        </w:rPr>
        <w:t>Gust, J.</w:t>
      </w:r>
      <w:r w:rsidRPr="005F1099">
        <w:rPr>
          <w:rFonts w:ascii="Arial" w:hAnsi="Arial" w:cs="Arial Unicode MS"/>
          <w:u w:color="000000"/>
          <w14:textOutline w14:w="0" w14:cap="flat" w14:cmpd="sng" w14:algn="ctr">
            <w14:noFill/>
            <w14:prstDash w14:val="solid"/>
            <w14:bevel/>
          </w14:textOutline>
        </w:rPr>
        <w:t> et al. </w:t>
      </w:r>
      <w:r w:rsidRPr="005F1099">
        <w:rPr>
          <w:rFonts w:ascii="Arial" w:hAnsi="Arial" w:cs="Arial Unicode MS"/>
          <w:color w:val="000000"/>
          <w:sz w:val="22"/>
          <w:szCs w:val="22"/>
          <w:u w:color="000000"/>
          <w14:textOutline w14:w="0" w14:cap="flat" w14:cmpd="sng" w14:algn="ctr">
            <w14:noFill/>
            <w14:prstDash w14:val="solid"/>
            <w14:bevel/>
          </w14:textOutline>
        </w:rPr>
        <w:t>Endothelial activation and blood–brain barrier disruption in neurotoxicity after adoptive immunotherapy with CD19 CAR T cells.</w:t>
      </w:r>
      <w:r w:rsidRPr="005F1099">
        <w:rPr>
          <w:rFonts w:ascii="Arial" w:hAnsi="Arial" w:cs="Arial Unicode MS"/>
          <w:u w:color="000000"/>
          <w14:textOutline w14:w="0" w14:cap="flat" w14:cmpd="sng" w14:algn="ctr">
            <w14:noFill/>
            <w14:prstDash w14:val="solid"/>
            <w14:bevel/>
          </w14:textOutline>
        </w:rPr>
        <w:t xml:space="preserve"> Cancer </w:t>
      </w:r>
      <w:proofErr w:type="spellStart"/>
      <w:r w:rsidRPr="005F1099">
        <w:rPr>
          <w:rFonts w:ascii="Arial" w:hAnsi="Arial" w:cs="Arial Unicode MS"/>
          <w:u w:color="000000"/>
          <w14:textOutline w14:w="0" w14:cap="flat" w14:cmpd="sng" w14:algn="ctr">
            <w14:noFill/>
            <w14:prstDash w14:val="solid"/>
            <w14:bevel/>
          </w14:textOutline>
        </w:rPr>
        <w:t>Discov</w:t>
      </w:r>
      <w:proofErr w:type="spellEnd"/>
      <w:r w:rsidRPr="005F1099">
        <w:rPr>
          <w:rFonts w:ascii="Arial" w:hAnsi="Arial" w:cs="Arial Unicode MS"/>
          <w:u w:color="000000"/>
          <w14:textOutline w14:w="0" w14:cap="flat" w14:cmpd="sng" w14:algn="ctr">
            <w14:noFill/>
            <w14:prstDash w14:val="solid"/>
            <w14:bevel/>
          </w14:textOutline>
        </w:rPr>
        <w:t>. 7</w:t>
      </w:r>
      <w:r w:rsidRPr="005F1099">
        <w:rPr>
          <w:rFonts w:ascii="Arial" w:hAnsi="Arial" w:cs="Arial Unicode MS"/>
          <w:color w:val="000000"/>
          <w:sz w:val="22"/>
          <w:szCs w:val="22"/>
          <w:u w:color="000000"/>
          <w14:textOutline w14:w="0" w14:cap="flat" w14:cmpd="sng" w14:algn="ctr">
            <w14:noFill/>
            <w14:prstDash w14:val="solid"/>
            <w14:bevel/>
          </w14:textOutline>
        </w:rPr>
        <w:t>, 1404–1419 (2017).</w:t>
      </w:r>
    </w:p>
    <w:p w14:paraId="49CD2879" w14:textId="77777777" w:rsidR="002A5EDA" w:rsidRPr="00AD5202" w:rsidRDefault="002A5EDA">
      <w:pPr>
        <w:pStyle w:val="Body"/>
        <w:widowControl/>
        <w:spacing w:after="160" w:line="259" w:lineRule="auto"/>
        <w:rPr>
          <w:rFonts w:ascii="Calibri" w:eastAsia="Calibri" w:hAnsi="Calibri" w:cs="Calibri"/>
          <w:kern w:val="2"/>
        </w:rPr>
      </w:pPr>
    </w:p>
    <w:p w14:paraId="3E0DC77E" w14:textId="77777777" w:rsidR="002A5EDA" w:rsidRPr="005F1099" w:rsidRDefault="002A5EDA">
      <w:pPr>
        <w:pStyle w:val="Preface-Append"/>
        <w:rPr>
          <w:b w:val="0"/>
          <w:bCs w:val="0"/>
          <w:sz w:val="22"/>
          <w:szCs w:val="22"/>
        </w:rPr>
      </w:pPr>
    </w:p>
    <w:p w14:paraId="31AAF1DC" w14:textId="77777777" w:rsidR="002A5EDA" w:rsidRPr="005F1099" w:rsidRDefault="002A5EDA">
      <w:pPr>
        <w:pStyle w:val="Preface-Append"/>
        <w:rPr>
          <w:b w:val="0"/>
          <w:bCs w:val="0"/>
          <w:sz w:val="22"/>
          <w:szCs w:val="22"/>
        </w:rPr>
      </w:pPr>
    </w:p>
    <w:p w14:paraId="46F1136E" w14:textId="3D5F9754" w:rsidR="002A5EDA" w:rsidRPr="005F1099" w:rsidRDefault="002A5EDA">
      <w:pPr>
        <w:pStyle w:val="EndNoteBibliography"/>
        <w:rPr>
          <w:b w:val="0"/>
          <w:bCs w:val="0"/>
          <w:sz w:val="22"/>
          <w:szCs w:val="22"/>
        </w:rPr>
      </w:pPr>
    </w:p>
    <w:sectPr w:rsidR="002A5EDA" w:rsidRPr="005F1099">
      <w:headerReference w:type="default" r:id="rId18"/>
      <w:headerReference w:type="first" r:id="rId19"/>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AE1B8" w14:textId="77777777" w:rsidR="00D54920" w:rsidRDefault="00D54920">
      <w:r>
        <w:separator/>
      </w:r>
    </w:p>
  </w:endnote>
  <w:endnote w:type="continuationSeparator" w:id="0">
    <w:p w14:paraId="011CF378" w14:textId="77777777" w:rsidR="00D54920" w:rsidRDefault="00D54920">
      <w:r>
        <w:continuationSeparator/>
      </w:r>
    </w:p>
  </w:endnote>
  <w:endnote w:type="continuationNotice" w:id="1">
    <w:p w14:paraId="0C710353" w14:textId="77777777" w:rsidR="00D54920" w:rsidRDefault="00D549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804282"/>
      <w:docPartObj>
        <w:docPartGallery w:val="Page Numbers (Bottom of Page)"/>
        <w:docPartUnique/>
      </w:docPartObj>
    </w:sdtPr>
    <w:sdtContent>
      <w:sdt>
        <w:sdtPr>
          <w:id w:val="1728636285"/>
          <w:docPartObj>
            <w:docPartGallery w:val="Page Numbers (Top of Page)"/>
            <w:docPartUnique/>
          </w:docPartObj>
        </w:sdtPr>
        <w:sdtContent>
          <w:p w14:paraId="788EDF7C" w14:textId="6F93935A" w:rsidR="002A5EDA" w:rsidRDefault="005C0AD1" w:rsidP="005C0AD1">
            <w:pPr>
              <w:pStyle w:val="Footer"/>
              <w:jc w:val="center"/>
            </w:pPr>
            <w:r w:rsidRPr="005C0AD1">
              <w:t xml:space="preserve">Page </w:t>
            </w:r>
            <w:r w:rsidRPr="005C0AD1">
              <w:fldChar w:fldCharType="begin"/>
            </w:r>
            <w:r w:rsidRPr="005C0AD1">
              <w:instrText xml:space="preserve"> PAGE </w:instrText>
            </w:r>
            <w:r w:rsidRPr="005C0AD1">
              <w:fldChar w:fldCharType="separate"/>
            </w:r>
            <w:r w:rsidRPr="005C0AD1">
              <w:rPr>
                <w:noProof/>
              </w:rPr>
              <w:t>2</w:t>
            </w:r>
            <w:r w:rsidRPr="005C0AD1">
              <w:fldChar w:fldCharType="end"/>
            </w:r>
            <w:r w:rsidRPr="005C0AD1">
              <w:t xml:space="preserve"> of </w:t>
            </w:r>
            <w:fldSimple w:instr=" NUMPAGES  ">
              <w:r w:rsidRPr="005C0AD1">
                <w:rPr>
                  <w:noProof/>
                </w:rPr>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7" w:author="Mark Schuster" w:date="2025-02-19T09:47:00Z"/>
  <w:sdt>
    <w:sdtPr>
      <w:id w:val="-322593392"/>
      <w:docPartObj>
        <w:docPartGallery w:val="Page Numbers (Bottom of Page)"/>
        <w:docPartUnique/>
      </w:docPartObj>
    </w:sdtPr>
    <w:sdtContent>
      <w:customXmlInsRangeEnd w:id="27"/>
      <w:customXmlInsRangeStart w:id="28" w:author="Mark Schuster" w:date="2025-02-19T09:47:00Z"/>
      <w:sdt>
        <w:sdtPr>
          <w:id w:val="251785874"/>
          <w:docPartObj>
            <w:docPartGallery w:val="Page Numbers (Top of Page)"/>
            <w:docPartUnique/>
          </w:docPartObj>
        </w:sdtPr>
        <w:sdtContent>
          <w:customXmlInsRangeEnd w:id="28"/>
          <w:p w14:paraId="41437460" w14:textId="1069AE1F" w:rsidR="00DC3B95" w:rsidRPr="00DC3B95" w:rsidRDefault="00DC3B95">
            <w:pPr>
              <w:pStyle w:val="Footer"/>
              <w:jc w:val="center"/>
              <w:pPrChange w:id="29" w:author="Mark Schuster" w:date="2025-02-19T09:47:00Z" w16du:dateUtc="2025-02-19T17:47:00Z">
                <w:pPr>
                  <w:pStyle w:val="Footer"/>
                </w:pPr>
              </w:pPrChange>
            </w:pPr>
            <w:ins w:id="30" w:author="Mark Schuster" w:date="2025-02-19T09:47:00Z" w16du:dateUtc="2025-02-19T17:47:00Z">
              <w:r w:rsidRPr="005C0AD1">
                <w:t xml:space="preserve">Page </w:t>
              </w:r>
              <w:r w:rsidRPr="005C0AD1">
                <w:fldChar w:fldCharType="begin"/>
              </w:r>
              <w:r w:rsidRPr="005C0AD1">
                <w:instrText xml:space="preserve"> PAGE </w:instrText>
              </w:r>
              <w:r w:rsidRPr="005C0AD1">
                <w:fldChar w:fldCharType="separate"/>
              </w:r>
              <w:r>
                <w:t>1</w:t>
              </w:r>
              <w:r w:rsidRPr="005C0AD1">
                <w:fldChar w:fldCharType="end"/>
              </w:r>
              <w:r w:rsidRPr="005C0AD1">
                <w:t xml:space="preserve"> of </w:t>
              </w:r>
              <w:r w:rsidRPr="005C0AD1">
                <w:fldChar w:fldCharType="begin"/>
              </w:r>
              <w:r w:rsidRPr="005C0AD1">
                <w:instrText xml:space="preserve"> NUMPAGES  </w:instrText>
              </w:r>
              <w:r w:rsidRPr="005C0AD1">
                <w:fldChar w:fldCharType="separate"/>
              </w:r>
              <w:r>
                <w:t>15</w:t>
              </w:r>
              <w:r w:rsidRPr="005C0AD1">
                <w:fldChar w:fldCharType="end"/>
              </w:r>
            </w:ins>
          </w:p>
          <w:customXmlInsRangeStart w:id="31" w:author="Mark Schuster" w:date="2025-02-19T09:47:00Z"/>
        </w:sdtContent>
      </w:sdt>
      <w:customXmlInsRangeEnd w:id="31"/>
      <w:customXmlInsRangeStart w:id="32" w:author="Mark Schuster" w:date="2025-02-19T09:47:00Z"/>
    </w:sdtContent>
  </w:sdt>
  <w:customXmlInsRangeEnd w:id="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BE7B" w14:textId="77777777" w:rsidR="00D54920" w:rsidRDefault="00D54920">
      <w:r>
        <w:separator/>
      </w:r>
    </w:p>
  </w:footnote>
  <w:footnote w:type="continuationSeparator" w:id="0">
    <w:p w14:paraId="49217753" w14:textId="77777777" w:rsidR="00D54920" w:rsidRDefault="00D54920">
      <w:r>
        <w:continuationSeparator/>
      </w:r>
    </w:p>
  </w:footnote>
  <w:footnote w:type="continuationNotice" w:id="1">
    <w:p w14:paraId="1D3197C2" w14:textId="77777777" w:rsidR="00D54920" w:rsidRDefault="00D549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B33A" w14:textId="6F32F0D8" w:rsidR="002A5EDA" w:rsidRDefault="005C0AD1">
    <w:pPr>
      <w:pStyle w:val="Header"/>
    </w:pPr>
    <w:r>
      <w:rPr>
        <w:noProof/>
      </w:rPr>
      <w:drawing>
        <wp:anchor distT="152400" distB="152400" distL="152400" distR="152400" simplePos="0" relativeHeight="251658240" behindDoc="1" locked="0" layoutInCell="1" allowOverlap="1" wp14:anchorId="78E232A7" wp14:editId="65EADD81">
          <wp:simplePos x="0" y="0"/>
          <wp:positionH relativeFrom="page">
            <wp:posOffset>267970</wp:posOffset>
          </wp:positionH>
          <wp:positionV relativeFrom="topMargin">
            <wp:posOffset>206375</wp:posOffset>
          </wp:positionV>
          <wp:extent cx="1798320" cy="825500"/>
          <wp:effectExtent l="0" t="0" r="0" b="0"/>
          <wp:wrapNone/>
          <wp:docPr id="1073741825"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p>
  <w:p w14:paraId="4087A92B" w14:textId="0B6CFD02" w:rsidR="005C0AD1" w:rsidRDefault="005C0AD1">
    <w:pPr>
      <w:pStyle w:val="Header"/>
    </w:pPr>
  </w:p>
  <w:p w14:paraId="39BBF752" w14:textId="17D82698" w:rsidR="005C0AD1" w:rsidRDefault="005C0AD1">
    <w:pPr>
      <w:pStyle w:val="Header"/>
    </w:pPr>
  </w:p>
  <w:p w14:paraId="11A4F573" w14:textId="007885B3" w:rsidR="005C0AD1" w:rsidRDefault="005C0AD1">
    <w:pPr>
      <w:pStyle w:val="Header"/>
    </w:pPr>
  </w:p>
  <w:p w14:paraId="534ED0DF" w14:textId="77777777" w:rsidR="005C0AD1" w:rsidRDefault="005C0AD1">
    <w:pPr>
      <w:pStyle w:val="Header"/>
    </w:pPr>
  </w:p>
  <w:p w14:paraId="24F527AF" w14:textId="33869A69" w:rsidR="005C0AD1" w:rsidRDefault="005C0AD1">
    <w:pPr>
      <w:pStyle w:val="Header"/>
    </w:pPr>
  </w:p>
  <w:p w14:paraId="5A9BFCE9" w14:textId="5B7F9AD1" w:rsidR="005C0AD1" w:rsidRDefault="005C0AD1">
    <w:pPr>
      <w:pStyle w:val="Header"/>
    </w:pPr>
  </w:p>
  <w:p w14:paraId="66835AC8" w14:textId="77777777" w:rsidR="005C0AD1" w:rsidRDefault="005C0A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1D74" w14:textId="77777777" w:rsidR="00DC3B95" w:rsidRDefault="00DC3B95">
    <w:pPr>
      <w:pStyle w:val="Header"/>
      <w:rPr>
        <w:ins w:id="19" w:author="Mark Schuster" w:date="2025-02-19T09:50:00Z" w16du:dateUtc="2025-02-19T17:50:00Z"/>
      </w:rPr>
    </w:pPr>
  </w:p>
  <w:p w14:paraId="67A7C390" w14:textId="77777777" w:rsidR="00DC3B95" w:rsidRDefault="00DC3B95">
    <w:pPr>
      <w:pStyle w:val="Header"/>
      <w:rPr>
        <w:ins w:id="20" w:author="Mark Schuster" w:date="2025-02-19T09:50:00Z" w16du:dateUtc="2025-02-19T17:50:00Z"/>
      </w:rPr>
    </w:pPr>
  </w:p>
  <w:p w14:paraId="03FA6BD8" w14:textId="77777777" w:rsidR="00DC3B95" w:rsidRDefault="00DC3B95">
    <w:pPr>
      <w:pStyle w:val="Header"/>
      <w:rPr>
        <w:ins w:id="21" w:author="Mark Schuster" w:date="2025-02-19T09:50:00Z" w16du:dateUtc="2025-02-19T17:50:00Z"/>
      </w:rPr>
    </w:pPr>
  </w:p>
  <w:p w14:paraId="15F9D838" w14:textId="77777777" w:rsidR="00DC3B95" w:rsidRDefault="00DC3B95">
    <w:pPr>
      <w:pStyle w:val="Header"/>
      <w:rPr>
        <w:ins w:id="22" w:author="Mark Schuster" w:date="2025-02-19T09:50:00Z" w16du:dateUtc="2025-02-19T17:50:00Z"/>
      </w:rPr>
    </w:pPr>
  </w:p>
  <w:p w14:paraId="1C2FE8DD" w14:textId="77777777" w:rsidR="00DC3B95" w:rsidRDefault="00DC3B95">
    <w:pPr>
      <w:pStyle w:val="Header"/>
      <w:rPr>
        <w:ins w:id="23" w:author="Mark Schuster" w:date="2025-02-19T09:50:00Z" w16du:dateUtc="2025-02-19T17:50:00Z"/>
      </w:rPr>
    </w:pPr>
  </w:p>
  <w:p w14:paraId="1E06B13E" w14:textId="77777777" w:rsidR="00DC3B95" w:rsidRDefault="00DC3B95">
    <w:pPr>
      <w:pStyle w:val="Header"/>
      <w:rPr>
        <w:ins w:id="24" w:author="Mark Schuster" w:date="2025-02-19T09:50:00Z" w16du:dateUtc="2025-02-19T17:50:00Z"/>
      </w:rPr>
    </w:pPr>
  </w:p>
  <w:p w14:paraId="4D053B25" w14:textId="77777777" w:rsidR="00DC3B95" w:rsidRDefault="00DC3B95">
    <w:pPr>
      <w:pStyle w:val="Header"/>
      <w:rPr>
        <w:ins w:id="25" w:author="Mark Schuster" w:date="2025-02-19T09:50:00Z" w16du:dateUtc="2025-02-19T17:50:00Z"/>
      </w:rPr>
    </w:pPr>
  </w:p>
  <w:p w14:paraId="478D45B0" w14:textId="10B363B8" w:rsidR="00DC3B95" w:rsidRDefault="00DC3B95">
    <w:pPr>
      <w:pStyle w:val="Header"/>
    </w:pPr>
    <w:ins w:id="26" w:author="Mark Schuster" w:date="2025-02-19T09:48:00Z" w16du:dateUtc="2025-02-19T17:48:00Z">
      <w:r>
        <w:rPr>
          <w:noProof/>
        </w:rPr>
        <w:drawing>
          <wp:anchor distT="152400" distB="152400" distL="152400" distR="152400" simplePos="0" relativeHeight="251660288" behindDoc="1" locked="0" layoutInCell="1" allowOverlap="1" wp14:anchorId="21596231" wp14:editId="7D18A9D8">
            <wp:simplePos x="0" y="0"/>
            <wp:positionH relativeFrom="page">
              <wp:posOffset>914400</wp:posOffset>
            </wp:positionH>
            <wp:positionV relativeFrom="topMargin">
              <wp:posOffset>152400</wp:posOffset>
            </wp:positionV>
            <wp:extent cx="1798320" cy="825500"/>
            <wp:effectExtent l="0" t="0" r="0" b="0"/>
            <wp:wrapNone/>
            <wp:docPr id="1859665717"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5A25" w14:textId="77777777" w:rsidR="00DC3B95" w:rsidRDefault="00DC3B95">
    <w:pPr>
      <w:pStyle w:val="HeaderFooter"/>
      <w:rPr>
        <w:ins w:id="39" w:author="Mark Schuster" w:date="2025-02-19T09:51:00Z" w16du:dateUtc="2025-02-19T17:51:00Z"/>
      </w:rPr>
    </w:pPr>
  </w:p>
  <w:p w14:paraId="1168A45A" w14:textId="77777777" w:rsidR="00DC3B95" w:rsidRDefault="00DC3B95">
    <w:pPr>
      <w:pStyle w:val="HeaderFooter"/>
      <w:rPr>
        <w:ins w:id="40" w:author="Mark Schuster" w:date="2025-02-19T09:51:00Z" w16du:dateUtc="2025-02-19T17:51:00Z"/>
      </w:rPr>
    </w:pPr>
  </w:p>
  <w:p w14:paraId="58947892" w14:textId="77777777" w:rsidR="00DC3B95" w:rsidRDefault="00DC3B95">
    <w:pPr>
      <w:pStyle w:val="HeaderFooter"/>
      <w:rPr>
        <w:ins w:id="41" w:author="Mark Schuster" w:date="2025-02-19T09:51:00Z" w16du:dateUtc="2025-02-19T17:51:00Z"/>
      </w:rPr>
    </w:pPr>
  </w:p>
  <w:p w14:paraId="5BCBDCC0" w14:textId="77777777" w:rsidR="00DC3B95" w:rsidRDefault="00DC3B95">
    <w:pPr>
      <w:pStyle w:val="HeaderFooter"/>
      <w:rPr>
        <w:ins w:id="42" w:author="Mark Schuster" w:date="2025-02-19T09:51:00Z" w16du:dateUtc="2025-02-19T17:51:00Z"/>
      </w:rPr>
    </w:pPr>
  </w:p>
  <w:p w14:paraId="21C1BDFE" w14:textId="77777777" w:rsidR="00DC3B95" w:rsidRDefault="00DC3B95">
    <w:pPr>
      <w:pStyle w:val="HeaderFooter"/>
      <w:rPr>
        <w:ins w:id="43" w:author="Mark Schuster" w:date="2025-02-19T09:51:00Z" w16du:dateUtc="2025-02-19T17:51:00Z"/>
      </w:rPr>
    </w:pPr>
  </w:p>
  <w:p w14:paraId="32D61DE4" w14:textId="77777777" w:rsidR="00DC3B95" w:rsidRDefault="00DC3B95">
    <w:pPr>
      <w:pStyle w:val="HeaderFooter"/>
      <w:rPr>
        <w:ins w:id="44" w:author="Mark Schuster" w:date="2025-02-19T09:51:00Z" w16du:dateUtc="2025-02-19T17:51:00Z"/>
      </w:rPr>
    </w:pPr>
  </w:p>
  <w:p w14:paraId="2F2A5FBB" w14:textId="11061EBE" w:rsidR="002A5EDA" w:rsidRDefault="00DC3B95">
    <w:pPr>
      <w:pStyle w:val="HeaderFooter"/>
    </w:pPr>
    <w:ins w:id="45" w:author="Mark Schuster" w:date="2025-02-19T09:48:00Z" w16du:dateUtc="2025-02-19T17:48:00Z">
      <w:r>
        <w:rPr>
          <w:noProof/>
        </w:rPr>
        <w:drawing>
          <wp:anchor distT="152400" distB="152400" distL="152400" distR="152400" simplePos="0" relativeHeight="251662336" behindDoc="1" locked="0" layoutInCell="1" allowOverlap="1" wp14:anchorId="2260854D" wp14:editId="6BE69F61">
            <wp:simplePos x="0" y="0"/>
            <wp:positionH relativeFrom="page">
              <wp:posOffset>914400</wp:posOffset>
            </wp:positionH>
            <wp:positionV relativeFrom="topMargin">
              <wp:posOffset>152400</wp:posOffset>
            </wp:positionV>
            <wp:extent cx="1798320" cy="825500"/>
            <wp:effectExtent l="0" t="0" r="0" b="0"/>
            <wp:wrapNone/>
            <wp:docPr id="447541129"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6096" w14:textId="77777777" w:rsidR="00DC3B95" w:rsidRDefault="00DC3B95">
    <w:pPr>
      <w:pStyle w:val="HeaderFooter"/>
      <w:rPr>
        <w:ins w:id="48" w:author="Mark Schuster" w:date="2025-02-19T09:51:00Z" w16du:dateUtc="2025-02-19T17:51:00Z"/>
      </w:rPr>
    </w:pPr>
  </w:p>
  <w:p w14:paraId="492AA2A4" w14:textId="77777777" w:rsidR="00DC3B95" w:rsidRDefault="00DC3B95">
    <w:pPr>
      <w:pStyle w:val="HeaderFooter"/>
      <w:rPr>
        <w:ins w:id="49" w:author="Mark Schuster" w:date="2025-02-19T09:51:00Z" w16du:dateUtc="2025-02-19T17:51:00Z"/>
      </w:rPr>
    </w:pPr>
  </w:p>
  <w:p w14:paraId="1B1566E9" w14:textId="77777777" w:rsidR="00DC3B95" w:rsidRDefault="00DC3B95">
    <w:pPr>
      <w:pStyle w:val="HeaderFooter"/>
      <w:rPr>
        <w:ins w:id="50" w:author="Mark Schuster" w:date="2025-02-19T09:51:00Z" w16du:dateUtc="2025-02-19T17:51:00Z"/>
      </w:rPr>
    </w:pPr>
  </w:p>
  <w:p w14:paraId="655666BF" w14:textId="77777777" w:rsidR="00DC3B95" w:rsidRDefault="00DC3B95">
    <w:pPr>
      <w:pStyle w:val="HeaderFooter"/>
      <w:rPr>
        <w:ins w:id="51" w:author="Mark Schuster" w:date="2025-02-19T09:51:00Z" w16du:dateUtc="2025-02-19T17:51:00Z"/>
      </w:rPr>
    </w:pPr>
  </w:p>
  <w:p w14:paraId="28F65621" w14:textId="77777777" w:rsidR="00DC3B95" w:rsidRDefault="00DC3B95">
    <w:pPr>
      <w:pStyle w:val="HeaderFooter"/>
      <w:rPr>
        <w:ins w:id="52" w:author="Mark Schuster" w:date="2025-02-19T09:51:00Z" w16du:dateUtc="2025-02-19T17:51:00Z"/>
      </w:rPr>
    </w:pPr>
  </w:p>
  <w:p w14:paraId="1C689FAB" w14:textId="77777777" w:rsidR="00DC3B95" w:rsidRDefault="00DC3B95">
    <w:pPr>
      <w:pStyle w:val="HeaderFooter"/>
      <w:rPr>
        <w:ins w:id="53" w:author="Mark Schuster" w:date="2025-02-19T09:51:00Z" w16du:dateUtc="2025-02-19T17:51:00Z"/>
      </w:rPr>
    </w:pPr>
  </w:p>
  <w:p w14:paraId="0E38D37D" w14:textId="65BCF0A4" w:rsidR="002A5EDA" w:rsidRDefault="00DC3B95">
    <w:pPr>
      <w:pStyle w:val="HeaderFooter"/>
    </w:pPr>
    <w:ins w:id="54" w:author="Mark Schuster" w:date="2025-02-19T09:48:00Z" w16du:dateUtc="2025-02-19T17:48:00Z">
      <w:r>
        <w:rPr>
          <w:noProof/>
        </w:rPr>
        <w:drawing>
          <wp:anchor distT="152400" distB="152400" distL="152400" distR="152400" simplePos="0" relativeHeight="251664384" behindDoc="1" locked="0" layoutInCell="1" allowOverlap="1" wp14:anchorId="7169079B" wp14:editId="6555B061">
            <wp:simplePos x="0" y="0"/>
            <wp:positionH relativeFrom="page">
              <wp:posOffset>914400</wp:posOffset>
            </wp:positionH>
            <wp:positionV relativeFrom="topMargin">
              <wp:posOffset>152400</wp:posOffset>
            </wp:positionV>
            <wp:extent cx="1798320" cy="825500"/>
            <wp:effectExtent l="0" t="0" r="0" b="0"/>
            <wp:wrapNone/>
            <wp:docPr id="1397340671"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1C30" w14:textId="77777777" w:rsidR="00DC3B95" w:rsidRDefault="00DC3B95">
    <w:pPr>
      <w:pStyle w:val="HeaderFooter"/>
      <w:rPr>
        <w:ins w:id="159" w:author="Mark Schuster" w:date="2025-02-19T09:48:00Z" w16du:dateUtc="2025-02-19T17:48:00Z"/>
      </w:rPr>
    </w:pPr>
  </w:p>
  <w:p w14:paraId="601EBB5F" w14:textId="77777777" w:rsidR="00DC3B95" w:rsidRDefault="00DC3B95">
    <w:pPr>
      <w:pStyle w:val="HeaderFooter"/>
      <w:rPr>
        <w:ins w:id="160" w:author="Mark Schuster" w:date="2025-02-19T09:48:00Z" w16du:dateUtc="2025-02-19T17:48:00Z"/>
      </w:rPr>
    </w:pPr>
  </w:p>
  <w:p w14:paraId="0E7E09AA" w14:textId="77777777" w:rsidR="00DC3B95" w:rsidRDefault="00DC3B95">
    <w:pPr>
      <w:pStyle w:val="HeaderFooter"/>
      <w:rPr>
        <w:ins w:id="161" w:author="Mark Schuster" w:date="2025-02-19T09:48:00Z" w16du:dateUtc="2025-02-19T17:48:00Z"/>
      </w:rPr>
    </w:pPr>
  </w:p>
  <w:p w14:paraId="12D60792" w14:textId="77777777" w:rsidR="00DC3B95" w:rsidRDefault="00DC3B95">
    <w:pPr>
      <w:pStyle w:val="HeaderFooter"/>
      <w:rPr>
        <w:ins w:id="162" w:author="Mark Schuster" w:date="2025-02-19T09:48:00Z" w16du:dateUtc="2025-02-19T17:48:00Z"/>
      </w:rPr>
    </w:pPr>
  </w:p>
  <w:p w14:paraId="7CAE4DCC" w14:textId="77777777" w:rsidR="00DC3B95" w:rsidRDefault="00DC3B95">
    <w:pPr>
      <w:pStyle w:val="HeaderFooter"/>
      <w:rPr>
        <w:ins w:id="163" w:author="Mark Schuster" w:date="2025-02-19T09:48:00Z" w16du:dateUtc="2025-02-19T17:48:00Z"/>
      </w:rPr>
    </w:pPr>
  </w:p>
  <w:p w14:paraId="453D6C31" w14:textId="77777777" w:rsidR="00DC3B95" w:rsidRDefault="00DC3B95">
    <w:pPr>
      <w:pStyle w:val="HeaderFooter"/>
      <w:rPr>
        <w:ins w:id="164" w:author="Mark Schuster" w:date="2025-02-19T09:48:00Z" w16du:dateUtc="2025-02-19T17:48:00Z"/>
      </w:rPr>
    </w:pPr>
  </w:p>
  <w:p w14:paraId="2E159753" w14:textId="79517689" w:rsidR="002A5EDA" w:rsidRDefault="00DC3B95">
    <w:pPr>
      <w:pStyle w:val="HeaderFooter"/>
    </w:pPr>
    <w:ins w:id="165" w:author="Mark Schuster" w:date="2025-02-19T09:48:00Z" w16du:dateUtc="2025-02-19T17:48:00Z">
      <w:r>
        <w:rPr>
          <w:noProof/>
        </w:rPr>
        <w:drawing>
          <wp:anchor distT="152400" distB="152400" distL="152400" distR="152400" simplePos="0" relativeHeight="251666432" behindDoc="1" locked="0" layoutInCell="1" allowOverlap="1" wp14:anchorId="4B938BD6" wp14:editId="76687CA3">
            <wp:simplePos x="0" y="0"/>
            <wp:positionH relativeFrom="page">
              <wp:posOffset>914400</wp:posOffset>
            </wp:positionH>
            <wp:positionV relativeFrom="topMargin">
              <wp:posOffset>152400</wp:posOffset>
            </wp:positionV>
            <wp:extent cx="1798320" cy="825500"/>
            <wp:effectExtent l="0" t="0" r="0" b="0"/>
            <wp:wrapNone/>
            <wp:docPr id="658657761"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ins>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12E9" w14:textId="77777777" w:rsidR="002A5EDA" w:rsidRDefault="002A5EDA">
    <w:pPr>
      <w:pStyle w:val="Header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056B" w14:textId="77777777" w:rsidR="00DC3B95" w:rsidRDefault="00DC3B95">
    <w:pPr>
      <w:pStyle w:val="HeaderFooter"/>
      <w:rPr>
        <w:ins w:id="167" w:author="Mark Schuster" w:date="2025-02-19T09:49:00Z" w16du:dateUtc="2025-02-19T17:49:00Z"/>
      </w:rPr>
    </w:pPr>
  </w:p>
  <w:p w14:paraId="0E1EA867" w14:textId="77777777" w:rsidR="00DC3B95" w:rsidRDefault="00DC3B95">
    <w:pPr>
      <w:pStyle w:val="HeaderFooter"/>
      <w:rPr>
        <w:ins w:id="168" w:author="Mark Schuster" w:date="2025-02-19T09:49:00Z" w16du:dateUtc="2025-02-19T17:49:00Z"/>
      </w:rPr>
    </w:pPr>
  </w:p>
  <w:p w14:paraId="24BE3783" w14:textId="77777777" w:rsidR="00DC3B95" w:rsidRDefault="00DC3B95">
    <w:pPr>
      <w:pStyle w:val="HeaderFooter"/>
      <w:rPr>
        <w:ins w:id="169" w:author="Mark Schuster" w:date="2025-02-19T09:49:00Z" w16du:dateUtc="2025-02-19T17:49:00Z"/>
      </w:rPr>
    </w:pPr>
  </w:p>
  <w:p w14:paraId="06A2AF09" w14:textId="77777777" w:rsidR="00DC3B95" w:rsidRDefault="00DC3B95">
    <w:pPr>
      <w:pStyle w:val="HeaderFooter"/>
      <w:rPr>
        <w:ins w:id="170" w:author="Mark Schuster" w:date="2025-02-19T09:49:00Z" w16du:dateUtc="2025-02-19T17:49:00Z"/>
      </w:rPr>
    </w:pPr>
  </w:p>
  <w:p w14:paraId="42C752D7" w14:textId="77777777" w:rsidR="00DC3B95" w:rsidRDefault="00DC3B95">
    <w:pPr>
      <w:pStyle w:val="HeaderFooter"/>
      <w:rPr>
        <w:ins w:id="171" w:author="Mark Schuster" w:date="2025-02-19T09:49:00Z" w16du:dateUtc="2025-02-19T17:49:00Z"/>
      </w:rPr>
    </w:pPr>
  </w:p>
  <w:p w14:paraId="2240E28E" w14:textId="77777777" w:rsidR="00DC3B95" w:rsidRDefault="00DC3B95">
    <w:pPr>
      <w:pStyle w:val="HeaderFooter"/>
      <w:rPr>
        <w:ins w:id="172" w:author="Mark Schuster" w:date="2025-02-19T09:49:00Z" w16du:dateUtc="2025-02-19T17:49:00Z"/>
      </w:rPr>
    </w:pPr>
  </w:p>
  <w:p w14:paraId="506F3737" w14:textId="040A8299" w:rsidR="002A5EDA" w:rsidRDefault="00DC3B95">
    <w:pPr>
      <w:pStyle w:val="HeaderFooter"/>
    </w:pPr>
    <w:ins w:id="173" w:author="Mark Schuster" w:date="2025-02-19T09:49:00Z" w16du:dateUtc="2025-02-19T17:49:00Z">
      <w:r>
        <w:rPr>
          <w:noProof/>
        </w:rPr>
        <w:drawing>
          <wp:anchor distT="152400" distB="152400" distL="152400" distR="152400" simplePos="0" relativeHeight="251668480" behindDoc="1" locked="0" layoutInCell="1" allowOverlap="1" wp14:anchorId="51AE00B7" wp14:editId="1B5E3ADC">
            <wp:simplePos x="0" y="0"/>
            <wp:positionH relativeFrom="page">
              <wp:posOffset>914400</wp:posOffset>
            </wp:positionH>
            <wp:positionV relativeFrom="topMargin">
              <wp:posOffset>152400</wp:posOffset>
            </wp:positionV>
            <wp:extent cx="1798320" cy="825500"/>
            <wp:effectExtent l="0" t="0" r="0" b="0"/>
            <wp:wrapNone/>
            <wp:docPr id="1542276541" name="officeArt object" descr="Picture 24"/>
            <wp:cNvGraphicFramePr/>
            <a:graphic xmlns:a="http://schemas.openxmlformats.org/drawingml/2006/main">
              <a:graphicData uri="http://schemas.openxmlformats.org/drawingml/2006/picture">
                <pic:pic xmlns:pic="http://schemas.openxmlformats.org/drawingml/2006/picture">
                  <pic:nvPicPr>
                    <pic:cNvPr id="1073741825" name="Picture 24" descr="Picture 24"/>
                    <pic:cNvPicPr>
                      <a:picLocks noChangeAspect="1"/>
                    </pic:cNvPicPr>
                  </pic:nvPicPr>
                  <pic:blipFill>
                    <a:blip r:embed="rId1"/>
                    <a:stretch>
                      <a:fillRect/>
                    </a:stretch>
                  </pic:blipFill>
                  <pic:spPr>
                    <a:xfrm>
                      <a:off x="0" y="0"/>
                      <a:ext cx="1798320" cy="825500"/>
                    </a:xfrm>
                    <a:prstGeom prst="rect">
                      <a:avLst/>
                    </a:prstGeom>
                    <a:ln w="12700" cap="flat">
                      <a:noFill/>
                      <a:miter lim="400000"/>
                    </a:ln>
                    <a:effectLst/>
                  </pic:spPr>
                </pic:pic>
              </a:graphicData>
            </a:graphic>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5DC"/>
    <w:multiLevelType w:val="hybridMultilevel"/>
    <w:tmpl w:val="0F4E8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803830"/>
    <w:multiLevelType w:val="hybridMultilevel"/>
    <w:tmpl w:val="684A427A"/>
    <w:numStyleLink w:val="ImportedStyle5"/>
  </w:abstractNum>
  <w:abstractNum w:abstractNumId="2" w15:restartNumberingAfterBreak="0">
    <w:nsid w:val="06A9367D"/>
    <w:multiLevelType w:val="hybridMultilevel"/>
    <w:tmpl w:val="3BEC2BE0"/>
    <w:styleLink w:val="ImportedStyle9"/>
    <w:lvl w:ilvl="0" w:tplc="809686A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60ACAAC">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F0F3B0">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F42B7AE">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73A0984">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E146756">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74EE4B4">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3829D4">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FA0B238">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CB062C2"/>
    <w:multiLevelType w:val="hybridMultilevel"/>
    <w:tmpl w:val="09A4262E"/>
    <w:styleLink w:val="ImportedStyle17"/>
    <w:lvl w:ilvl="0" w:tplc="0E88DB2E">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82CEB84">
      <w:start w:val="1"/>
      <w:numFmt w:val="bullet"/>
      <w:lvlText w:val="o"/>
      <w:lvlJc w:val="left"/>
      <w:pPr>
        <w:ind w:left="14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C3D42FA0">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6504CAC">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4A4A688">
      <w:start w:val="1"/>
      <w:numFmt w:val="bullet"/>
      <w:lvlText w:val="o"/>
      <w:lvlJc w:val="left"/>
      <w:pPr>
        <w:ind w:left="36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2FECE1B2">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0F44E06">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A5C23DE">
      <w:start w:val="1"/>
      <w:numFmt w:val="bullet"/>
      <w:lvlText w:val="o"/>
      <w:lvlJc w:val="left"/>
      <w:pPr>
        <w:ind w:left="57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54BE75FC">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51E4EA0"/>
    <w:multiLevelType w:val="hybridMultilevel"/>
    <w:tmpl w:val="3976F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6F47EA"/>
    <w:multiLevelType w:val="hybridMultilevel"/>
    <w:tmpl w:val="8E7EE7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66E6E"/>
    <w:multiLevelType w:val="hybridMultilevel"/>
    <w:tmpl w:val="7AD6C6CA"/>
    <w:numStyleLink w:val="ImportedStyle8"/>
  </w:abstractNum>
  <w:abstractNum w:abstractNumId="7" w15:restartNumberingAfterBreak="0">
    <w:nsid w:val="184B3A43"/>
    <w:multiLevelType w:val="hybridMultilevel"/>
    <w:tmpl w:val="3D823492"/>
    <w:numStyleLink w:val="ImportedStyle2"/>
  </w:abstractNum>
  <w:abstractNum w:abstractNumId="8" w15:restartNumberingAfterBreak="0">
    <w:nsid w:val="19AC20DC"/>
    <w:multiLevelType w:val="multilevel"/>
    <w:tmpl w:val="C46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42B54"/>
    <w:multiLevelType w:val="hybridMultilevel"/>
    <w:tmpl w:val="E1F8936A"/>
    <w:numStyleLink w:val="ImportedStyle16"/>
  </w:abstractNum>
  <w:abstractNum w:abstractNumId="10" w15:restartNumberingAfterBreak="0">
    <w:nsid w:val="1CF2224A"/>
    <w:multiLevelType w:val="hybridMultilevel"/>
    <w:tmpl w:val="40F66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D533B"/>
    <w:multiLevelType w:val="multilevel"/>
    <w:tmpl w:val="8D8A5D68"/>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start w:val="1"/>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lvlText w:val="%1.%2.%3.%4."/>
      <w:lvlJc w:val="left"/>
      <w:pPr>
        <w:tabs>
          <w:tab w:val="num" w:pos="5850"/>
        </w:tabs>
        <w:ind w:left="671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24EF27EE"/>
    <w:multiLevelType w:val="hybridMultilevel"/>
    <w:tmpl w:val="3D823492"/>
    <w:styleLink w:val="ImportedStyle2"/>
    <w:lvl w:ilvl="0" w:tplc="3E48C9C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F216D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8DE616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2E5844A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B838BB7E">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7702E6CC">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15E83E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08B41D5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0D503220">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56A0C70"/>
    <w:multiLevelType w:val="hybridMultilevel"/>
    <w:tmpl w:val="8F287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E666A"/>
    <w:multiLevelType w:val="multilevel"/>
    <w:tmpl w:val="7E143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A5BDA"/>
    <w:multiLevelType w:val="multilevel"/>
    <w:tmpl w:val="E2CC3E9E"/>
    <w:styleLink w:val="NumberingList"/>
    <w:lvl w:ilvl="0">
      <w:start w:val="1"/>
      <w:numFmt w:val="decimal"/>
      <w:lvlText w:val="%1."/>
      <w:lvlJc w:val="left"/>
      <w:pPr>
        <w:ind w:left="36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lvlText w:val="%1.%2.%3.%4."/>
      <w:lvlJc w:val="left"/>
      <w:pPr>
        <w:ind w:left="513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ind w:left="2232" w:hanging="79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ind w:left="2736" w:hanging="93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ind w:left="324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ind w:left="3744" w:hanging="122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ind w:left="4320" w:hanging="144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28E04F5E"/>
    <w:multiLevelType w:val="hybridMultilevel"/>
    <w:tmpl w:val="2096A328"/>
    <w:numStyleLink w:val="ImportedStyle4"/>
  </w:abstractNum>
  <w:abstractNum w:abstractNumId="17" w15:restartNumberingAfterBreak="0">
    <w:nsid w:val="2A205BA8"/>
    <w:multiLevelType w:val="hybridMultilevel"/>
    <w:tmpl w:val="0C047B16"/>
    <w:styleLink w:val="ImportedStyle19"/>
    <w:lvl w:ilvl="0" w:tplc="5C967CA6">
      <w:start w:val="1"/>
      <w:numFmt w:val="decimal"/>
      <w:lvlText w:val="%1."/>
      <w:lvlJc w:val="left"/>
      <w:pPr>
        <w:tabs>
          <w:tab w:val="left" w:pos="720"/>
          <w:tab w:val="num" w:pos="1080"/>
        </w:tabs>
        <w:ind w:left="720"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1" w:tplc="58F4206E">
      <w:start w:val="1"/>
      <w:numFmt w:val="decimal"/>
      <w:lvlText w:val="%2."/>
      <w:lvlJc w:val="left"/>
      <w:pPr>
        <w:tabs>
          <w:tab w:val="left" w:pos="72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5CE09538">
      <w:start w:val="1"/>
      <w:numFmt w:val="decimal"/>
      <w:lvlText w:val="%3."/>
      <w:lvlJc w:val="left"/>
      <w:pPr>
        <w:tabs>
          <w:tab w:val="left" w:pos="720"/>
        </w:tabs>
        <w:ind w:left="216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tplc="090C6932">
      <w:start w:val="1"/>
      <w:numFmt w:val="decimal"/>
      <w:lvlText w:val="%4."/>
      <w:lvlJc w:val="left"/>
      <w:pPr>
        <w:tabs>
          <w:tab w:val="left" w:pos="720"/>
          <w:tab w:val="num" w:pos="3240"/>
        </w:tabs>
        <w:ind w:left="2880"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4" w:tplc="0C78CFEA">
      <w:start w:val="1"/>
      <w:numFmt w:val="decimal"/>
      <w:lvlText w:val="%5."/>
      <w:lvlJc w:val="left"/>
      <w:pPr>
        <w:tabs>
          <w:tab w:val="left" w:pos="720"/>
        </w:tabs>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B9629984">
      <w:start w:val="1"/>
      <w:numFmt w:val="decimal"/>
      <w:lvlText w:val="%6."/>
      <w:lvlJc w:val="left"/>
      <w:pPr>
        <w:tabs>
          <w:tab w:val="left" w:pos="720"/>
        </w:tabs>
        <w:ind w:left="43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tplc="09E4BF84">
      <w:start w:val="1"/>
      <w:numFmt w:val="decimal"/>
      <w:lvlText w:val="%7."/>
      <w:lvlJc w:val="left"/>
      <w:pPr>
        <w:tabs>
          <w:tab w:val="left" w:pos="720"/>
          <w:tab w:val="num" w:pos="5400"/>
        </w:tabs>
        <w:ind w:left="5040"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7" w:tplc="C49643A8">
      <w:start w:val="1"/>
      <w:numFmt w:val="decimal"/>
      <w:lvlText w:val="%8."/>
      <w:lvlJc w:val="left"/>
      <w:pPr>
        <w:tabs>
          <w:tab w:val="left" w:pos="72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DA4643CC">
      <w:start w:val="1"/>
      <w:numFmt w:val="decimal"/>
      <w:lvlText w:val="%9."/>
      <w:lvlJc w:val="left"/>
      <w:pPr>
        <w:tabs>
          <w:tab w:val="left" w:pos="720"/>
        </w:tabs>
        <w:ind w:left="648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A860CB3"/>
    <w:multiLevelType w:val="hybridMultilevel"/>
    <w:tmpl w:val="A8881CC4"/>
    <w:styleLink w:val="ImportedStyle18"/>
    <w:lvl w:ilvl="0" w:tplc="FCB2000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F2C04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CDC87A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F657B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F32935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5AE261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78A81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68E58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AEE5A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DDA340C"/>
    <w:multiLevelType w:val="hybridMultilevel"/>
    <w:tmpl w:val="0C047B16"/>
    <w:numStyleLink w:val="ImportedStyle19"/>
  </w:abstractNum>
  <w:abstractNum w:abstractNumId="20" w15:restartNumberingAfterBreak="0">
    <w:nsid w:val="2E176749"/>
    <w:multiLevelType w:val="multilevel"/>
    <w:tmpl w:val="52E6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02E00"/>
    <w:multiLevelType w:val="multilevel"/>
    <w:tmpl w:val="E2CC3E9E"/>
    <w:numStyleLink w:val="NumberingList"/>
  </w:abstractNum>
  <w:abstractNum w:abstractNumId="22" w15:restartNumberingAfterBreak="0">
    <w:nsid w:val="2E9711A4"/>
    <w:multiLevelType w:val="hybridMultilevel"/>
    <w:tmpl w:val="E1F8936A"/>
    <w:styleLink w:val="ImportedStyle16"/>
    <w:lvl w:ilvl="0" w:tplc="C77EA4D2">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ED4E8B6">
      <w:start w:val="1"/>
      <w:numFmt w:val="bullet"/>
      <w:lvlText w:val="o"/>
      <w:lvlJc w:val="left"/>
      <w:pPr>
        <w:ind w:left="10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1142523A">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DD1634EE">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00F648DA">
      <w:start w:val="1"/>
      <w:numFmt w:val="bullet"/>
      <w:lvlText w:val="o"/>
      <w:lvlJc w:val="left"/>
      <w:pPr>
        <w:ind w:left="32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23A3F9E">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0FCAF5B6">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EC8093C6">
      <w:start w:val="1"/>
      <w:numFmt w:val="bullet"/>
      <w:lvlText w:val="o"/>
      <w:lvlJc w:val="left"/>
      <w:pPr>
        <w:ind w:left="54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31A208A">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F3B36B3"/>
    <w:multiLevelType w:val="hybridMultilevel"/>
    <w:tmpl w:val="4CF244D6"/>
    <w:styleLink w:val="ImportedStyle3"/>
    <w:lvl w:ilvl="0" w:tplc="2C807DA0">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D95C4F12">
      <w:start w:val="1"/>
      <w:numFmt w:val="bullet"/>
      <w:lvlText w:val="o"/>
      <w:lvlJc w:val="left"/>
      <w:pPr>
        <w:ind w:left="14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FE409468">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D882A6F0">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E9588E34">
      <w:start w:val="1"/>
      <w:numFmt w:val="bullet"/>
      <w:lvlText w:val="o"/>
      <w:lvlJc w:val="left"/>
      <w:pPr>
        <w:ind w:left="36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5A823C8">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9247EBC">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5CACC8A4">
      <w:start w:val="1"/>
      <w:numFmt w:val="bullet"/>
      <w:lvlText w:val="o"/>
      <w:lvlJc w:val="left"/>
      <w:pPr>
        <w:ind w:left="57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6BC8820">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F840942"/>
    <w:multiLevelType w:val="hybridMultilevel"/>
    <w:tmpl w:val="B6DC99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19B562E"/>
    <w:multiLevelType w:val="hybridMultilevel"/>
    <w:tmpl w:val="DA22C870"/>
    <w:numStyleLink w:val="ImportedStyle10"/>
  </w:abstractNum>
  <w:abstractNum w:abstractNumId="26" w15:restartNumberingAfterBreak="0">
    <w:nsid w:val="32F34FD7"/>
    <w:multiLevelType w:val="hybridMultilevel"/>
    <w:tmpl w:val="D326035E"/>
    <w:numStyleLink w:val="ImportedStyle13"/>
  </w:abstractNum>
  <w:abstractNum w:abstractNumId="27" w15:restartNumberingAfterBreak="0">
    <w:nsid w:val="339D57FD"/>
    <w:multiLevelType w:val="multilevel"/>
    <w:tmpl w:val="9CA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F64D9"/>
    <w:multiLevelType w:val="multilevel"/>
    <w:tmpl w:val="2B20C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321DE8"/>
    <w:multiLevelType w:val="hybridMultilevel"/>
    <w:tmpl w:val="A8881CC4"/>
    <w:numStyleLink w:val="ImportedStyle18"/>
  </w:abstractNum>
  <w:abstractNum w:abstractNumId="30" w15:restartNumberingAfterBreak="0">
    <w:nsid w:val="39472789"/>
    <w:multiLevelType w:val="hybridMultilevel"/>
    <w:tmpl w:val="D326035E"/>
    <w:styleLink w:val="ImportedStyle13"/>
    <w:lvl w:ilvl="0" w:tplc="96BE7D1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A1632F0">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AE20210">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0AC0ECC">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4480916">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18A1F10">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8865C36">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8B8D7E0">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0406CC2">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3C4973F1"/>
    <w:multiLevelType w:val="hybridMultilevel"/>
    <w:tmpl w:val="50E826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1565441"/>
    <w:multiLevelType w:val="hybridMultilevel"/>
    <w:tmpl w:val="2096A328"/>
    <w:styleLink w:val="ImportedStyle4"/>
    <w:lvl w:ilvl="0" w:tplc="C3E24FA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A5AE80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C465B6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D1265FF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5B6646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49ED8B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0560858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85A7B5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20A0D6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9BA17F0"/>
    <w:multiLevelType w:val="hybridMultilevel"/>
    <w:tmpl w:val="1854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00135A"/>
    <w:multiLevelType w:val="hybridMultilevel"/>
    <w:tmpl w:val="AF92EA3C"/>
    <w:lvl w:ilvl="0" w:tplc="FFFFFFFF">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F">
      <w:start w:val="1"/>
      <w:numFmt w:val="decimal"/>
      <w:lvlText w:val="%2."/>
      <w:lvlJc w:val="left"/>
      <w:pPr>
        <w:ind w:left="1440" w:hanging="360"/>
      </w:pPr>
    </w:lvl>
    <w:lvl w:ilvl="2" w:tplc="FFFFFFFF">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AAE2786"/>
    <w:multiLevelType w:val="multilevel"/>
    <w:tmpl w:val="D024A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153DA4"/>
    <w:multiLevelType w:val="hybridMultilevel"/>
    <w:tmpl w:val="DA22C870"/>
    <w:styleLink w:val="ImportedStyle10"/>
    <w:lvl w:ilvl="0" w:tplc="186C25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15E9D3A">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6FCFCC8">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77CC27C">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2CAD950">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78EC762">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6C8AB70">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388A090">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2E1A1E">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29A2065"/>
    <w:multiLevelType w:val="hybridMultilevel"/>
    <w:tmpl w:val="E51E4E9A"/>
    <w:numStyleLink w:val="ImportedStyle14"/>
  </w:abstractNum>
  <w:abstractNum w:abstractNumId="38" w15:restartNumberingAfterBreak="0">
    <w:nsid w:val="53A952A6"/>
    <w:multiLevelType w:val="hybridMultilevel"/>
    <w:tmpl w:val="BF6041AC"/>
    <w:styleLink w:val="ImportedStyle12"/>
    <w:lvl w:ilvl="0" w:tplc="C86C603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9F2C90A">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B30582C">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044EC40">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A2AF1E">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A5AD662">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2C40AB2">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3D241EA">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9D0C888">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5335B53"/>
    <w:multiLevelType w:val="hybridMultilevel"/>
    <w:tmpl w:val="4CF244D6"/>
    <w:numStyleLink w:val="ImportedStyle3"/>
  </w:abstractNum>
  <w:abstractNum w:abstractNumId="40" w15:restartNumberingAfterBreak="0">
    <w:nsid w:val="5B1466C8"/>
    <w:multiLevelType w:val="multilevel"/>
    <w:tmpl w:val="A4DC20C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641F70"/>
    <w:multiLevelType w:val="multilevel"/>
    <w:tmpl w:val="9D7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D0217D"/>
    <w:multiLevelType w:val="hybridMultilevel"/>
    <w:tmpl w:val="3BEC2BE0"/>
    <w:numStyleLink w:val="ImportedStyle9"/>
  </w:abstractNum>
  <w:abstractNum w:abstractNumId="43" w15:restartNumberingAfterBreak="0">
    <w:nsid w:val="652208CE"/>
    <w:multiLevelType w:val="multilevel"/>
    <w:tmpl w:val="F77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33C38"/>
    <w:multiLevelType w:val="multilevel"/>
    <w:tmpl w:val="A4DC20C0"/>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6FF22B5"/>
    <w:multiLevelType w:val="hybridMultilevel"/>
    <w:tmpl w:val="46D4C38C"/>
    <w:styleLink w:val="ImportedStyle11"/>
    <w:lvl w:ilvl="0" w:tplc="832A7DA8">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69C61D4">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5A5EFC">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090DD02">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FC603D6">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4D63B8E">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48A92BE">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F624BE2">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1E48368">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7E51492"/>
    <w:multiLevelType w:val="hybridMultilevel"/>
    <w:tmpl w:val="D19AAC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94728D6"/>
    <w:multiLevelType w:val="hybridMultilevel"/>
    <w:tmpl w:val="09A4262E"/>
    <w:numStyleLink w:val="ImportedStyle17"/>
  </w:abstractNum>
  <w:abstractNum w:abstractNumId="48" w15:restartNumberingAfterBreak="0">
    <w:nsid w:val="6B4F7F59"/>
    <w:multiLevelType w:val="hybridMultilevel"/>
    <w:tmpl w:val="46D4C38C"/>
    <w:numStyleLink w:val="ImportedStyle11"/>
  </w:abstractNum>
  <w:abstractNum w:abstractNumId="49" w15:restartNumberingAfterBreak="0">
    <w:nsid w:val="6B7D6FC5"/>
    <w:multiLevelType w:val="hybridMultilevel"/>
    <w:tmpl w:val="7180C3BC"/>
    <w:styleLink w:val="ImportedStyle15"/>
    <w:lvl w:ilvl="0" w:tplc="8DD0D9F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02A0376">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BA82180">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2ACE0B6">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AF02AA0">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0CE3A60">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2D28072">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9F486D0">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E80E0EE">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D7439E9"/>
    <w:multiLevelType w:val="hybridMultilevel"/>
    <w:tmpl w:val="A6522F28"/>
    <w:lvl w:ilvl="0" w:tplc="0220DEB0">
      <w:numFmt w:val="bullet"/>
      <w:lvlText w:val="•"/>
      <w:lvlJc w:val="left"/>
      <w:pPr>
        <w:ind w:left="720" w:hanging="360"/>
      </w:pPr>
      <w:rPr>
        <w:rFonts w:ascii="Arial" w:eastAsia="Arial Unicode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3D69BF"/>
    <w:multiLevelType w:val="hybridMultilevel"/>
    <w:tmpl w:val="7180C3BC"/>
    <w:numStyleLink w:val="ImportedStyle15"/>
  </w:abstractNum>
  <w:abstractNum w:abstractNumId="52" w15:restartNumberingAfterBreak="0">
    <w:nsid w:val="71ED6ACD"/>
    <w:multiLevelType w:val="hybridMultilevel"/>
    <w:tmpl w:val="BF6041AC"/>
    <w:numStyleLink w:val="ImportedStyle12"/>
  </w:abstractNum>
  <w:abstractNum w:abstractNumId="53" w15:restartNumberingAfterBreak="0">
    <w:nsid w:val="73DA54F3"/>
    <w:multiLevelType w:val="hybridMultilevel"/>
    <w:tmpl w:val="0BF86B1E"/>
    <w:numStyleLink w:val="ImportedStyle6"/>
  </w:abstractNum>
  <w:abstractNum w:abstractNumId="54" w15:restartNumberingAfterBreak="0">
    <w:nsid w:val="760E5AB9"/>
    <w:multiLevelType w:val="hybridMultilevel"/>
    <w:tmpl w:val="397A50EC"/>
    <w:numStyleLink w:val="ImportedStyle7"/>
  </w:abstractNum>
  <w:abstractNum w:abstractNumId="55" w15:restartNumberingAfterBreak="0">
    <w:nsid w:val="76684EED"/>
    <w:multiLevelType w:val="hybridMultilevel"/>
    <w:tmpl w:val="5844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292CED"/>
    <w:multiLevelType w:val="hybridMultilevel"/>
    <w:tmpl w:val="7AD6C6CA"/>
    <w:styleLink w:val="ImportedStyle8"/>
    <w:lvl w:ilvl="0" w:tplc="C5248DF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BBCC41C">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6E7994">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1C83C92">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AD8F9E8">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5F603F2">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30EFE7C">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7642614">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BEED12">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78010302"/>
    <w:multiLevelType w:val="multilevel"/>
    <w:tmpl w:val="3E523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4F50EA"/>
    <w:multiLevelType w:val="multilevel"/>
    <w:tmpl w:val="A4DC20C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885914"/>
    <w:multiLevelType w:val="hybridMultilevel"/>
    <w:tmpl w:val="397A50EC"/>
    <w:styleLink w:val="ImportedStyle7"/>
    <w:lvl w:ilvl="0" w:tplc="CFFEE3B6">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4B127388">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204BFCE">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428B538">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A4AE2C94">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AAA27724">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1EF40278">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F8322B02">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C70C660">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7BBD4FBA"/>
    <w:multiLevelType w:val="hybridMultilevel"/>
    <w:tmpl w:val="0C6029A8"/>
    <w:lvl w:ilvl="0" w:tplc="FFFFFFFF">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F">
      <w:start w:val="1"/>
      <w:numFmt w:val="decimal"/>
      <w:lvlText w:val="%2."/>
      <w:lvlJc w:val="left"/>
      <w:pPr>
        <w:ind w:left="1080" w:hanging="360"/>
      </w:pPr>
    </w:lvl>
    <w:lvl w:ilvl="2" w:tplc="FFFFFFFF">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7BED15F8"/>
    <w:multiLevelType w:val="hybridMultilevel"/>
    <w:tmpl w:val="0BF86B1E"/>
    <w:styleLink w:val="ImportedStyle6"/>
    <w:lvl w:ilvl="0" w:tplc="E13C3486">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73F84AF0">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6712807C">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A1A9296">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E1055D4">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40985ADC">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139E0ADC">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ED442">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7C4285C6">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7C3B3A57"/>
    <w:multiLevelType w:val="multilevel"/>
    <w:tmpl w:val="A4DC20C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F232D1"/>
    <w:multiLevelType w:val="hybridMultilevel"/>
    <w:tmpl w:val="684A427A"/>
    <w:styleLink w:val="ImportedStyle5"/>
    <w:lvl w:ilvl="0" w:tplc="91EC8936">
      <w:start w:val="1"/>
      <w:numFmt w:val="bullet"/>
      <w:lvlText w:val="o"/>
      <w:lvlJc w:val="left"/>
      <w:pPr>
        <w:ind w:left="3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2DADF0A">
      <w:start w:val="1"/>
      <w:numFmt w:val="bullet"/>
      <w:lvlText w:val="o"/>
      <w:lvlJc w:val="left"/>
      <w:pPr>
        <w:ind w:left="10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05B4260A">
      <w:start w:val="1"/>
      <w:numFmt w:val="bullet"/>
      <w:lvlText w:val="▪"/>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97E01790">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51BE68C0">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F13C3FD8">
      <w:start w:val="1"/>
      <w:numFmt w:val="bullet"/>
      <w:lvlText w:val="▪"/>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A61AE4">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F3D61424">
      <w:start w:val="1"/>
      <w:numFmt w:val="bullet"/>
      <w:lvlText w:val="o"/>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9BED782">
      <w:start w:val="1"/>
      <w:numFmt w:val="bullet"/>
      <w:lvlText w:val="▪"/>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7D730273"/>
    <w:multiLevelType w:val="multilevel"/>
    <w:tmpl w:val="2F36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B56C6D"/>
    <w:multiLevelType w:val="hybridMultilevel"/>
    <w:tmpl w:val="E51E4E9A"/>
    <w:styleLink w:val="ImportedStyle14"/>
    <w:lvl w:ilvl="0" w:tplc="F61A05A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10AD486">
      <w:start w:val="1"/>
      <w:numFmt w:val="decimal"/>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C9AEF34">
      <w:start w:val="1"/>
      <w:numFmt w:val="decimal"/>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0A08BE2">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84EADD4">
      <w:start w:val="1"/>
      <w:numFmt w:val="decimal"/>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29E8CBA">
      <w:start w:val="1"/>
      <w:numFmt w:val="decimal"/>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3D6B892">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4A30F8">
      <w:start w:val="1"/>
      <w:numFmt w:val="decimal"/>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536013A">
      <w:start w:val="1"/>
      <w:numFmt w:val="decimal"/>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401607092">
    <w:abstractNumId w:val="11"/>
  </w:num>
  <w:num w:numId="2" w16cid:durableId="1135029341">
    <w:abstractNumId w:val="11"/>
    <w:lvlOverride w:ilvl="1">
      <w:startOverride w:val="2"/>
    </w:lvlOverride>
  </w:num>
  <w:num w:numId="3" w16cid:durableId="1867667973">
    <w:abstractNumId w:val="11"/>
    <w:lvlOverride w:ilvl="0">
      <w:startOverride w:val="2"/>
    </w:lvlOverride>
  </w:num>
  <w:num w:numId="4" w16cid:durableId="102504090">
    <w:abstractNumId w:val="11"/>
    <w:lvlOverride w:ilvl="1">
      <w:startOverride w:val="2"/>
    </w:lvlOverride>
  </w:num>
  <w:num w:numId="5" w16cid:durableId="862281774">
    <w:abstractNumId w:val="11"/>
    <w:lvlOverride w:ilvl="0">
      <w:startOverride w:val="3"/>
    </w:lvlOverride>
  </w:num>
  <w:num w:numId="6" w16cid:durableId="2068724252">
    <w:abstractNumId w:val="11"/>
    <w:lvlOverride w:ilvl="0">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lvlText w:val="%1.%2."/>
        <w:lvlJc w:val="left"/>
        <w:pPr>
          <w:ind w:left="660" w:hanging="6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lvlText w:val="%1.%2.%3.%4."/>
        <w:lvlJc w:val="left"/>
        <w:pPr>
          <w:tabs>
            <w:tab w:val="num" w:pos="5850"/>
          </w:tabs>
          <w:ind w:left="671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16cid:durableId="341205914">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start w:val="1"/>
        <w:numFmt w:val="decimal"/>
        <w:lvlText w:val="%1.%2."/>
        <w:lvlJc w:val="left"/>
        <w:pPr>
          <w:ind w:left="660" w:hanging="6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startOverride w:val="2"/>
      <w:lvl w:ilvl="2">
        <w:start w:val="2"/>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5850"/>
          </w:tabs>
          <w:ind w:left="671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8" w16cid:durableId="685862374">
    <w:abstractNumId w:val="11"/>
    <w:lvlOverride w:ilvl="0">
      <w:startOverride w:val="4"/>
    </w:lvlOverride>
  </w:num>
  <w:num w:numId="9" w16cid:durableId="792094841">
    <w:abstractNumId w:val="11"/>
    <w:lvlOverride w:ilvl="1">
      <w:startOverride w:val="2"/>
    </w:lvlOverride>
  </w:num>
  <w:num w:numId="10" w16cid:durableId="495196073">
    <w:abstractNumId w:val="11"/>
    <w:lvlOverride w:ilvl="1">
      <w:startOverride w:val="3"/>
    </w:lvlOverride>
  </w:num>
  <w:num w:numId="11" w16cid:durableId="629824514">
    <w:abstractNumId w:val="11"/>
    <w:lvlOverride w:ilvl="1">
      <w:startOverride w:val="4"/>
    </w:lvlOverride>
  </w:num>
  <w:num w:numId="12" w16cid:durableId="289365059">
    <w:abstractNumId w:val="11"/>
    <w:lvlOverride w:ilvl="0">
      <w:startOverride w:val="5"/>
    </w:lvlOverride>
  </w:num>
  <w:num w:numId="13" w16cid:durableId="1264260656">
    <w:abstractNumId w:val="11"/>
    <w:lvlOverride w:ilvl="2">
      <w:startOverride w:val="2"/>
    </w:lvlOverride>
  </w:num>
  <w:num w:numId="14" w16cid:durableId="360280824">
    <w:abstractNumId w:val="11"/>
    <w:lvlOverride w:ilvl="0">
      <w:startOverride w:val="6"/>
    </w:lvlOverride>
  </w:num>
  <w:num w:numId="15" w16cid:durableId="1781142735">
    <w:abstractNumId w:val="11"/>
    <w:lvlOverride w:ilvl="2">
      <w:startOverride w:val="2"/>
    </w:lvlOverride>
  </w:num>
  <w:num w:numId="16" w16cid:durableId="1070737418">
    <w:abstractNumId w:val="11"/>
    <w:lvlOverride w:ilvl="1">
      <w:startOverride w:val="2"/>
    </w:lvlOverride>
  </w:num>
  <w:num w:numId="17" w16cid:durableId="269357362">
    <w:abstractNumId w:val="11"/>
    <w:lvlOverride w:ilvl="1">
      <w:startOverride w:val="3"/>
    </w:lvlOverride>
  </w:num>
  <w:num w:numId="18" w16cid:durableId="1742095488">
    <w:abstractNumId w:val="11"/>
    <w:lvlOverride w:ilvl="1">
      <w:startOverride w:val="4"/>
    </w:lvlOverride>
  </w:num>
  <w:num w:numId="19" w16cid:durableId="300773109">
    <w:abstractNumId w:val="11"/>
    <w:lvlOverride w:ilvl="0">
      <w:startOverride w:val="7"/>
    </w:lvlOverride>
  </w:num>
  <w:num w:numId="20" w16cid:durableId="965355328">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start w:val="1"/>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1800"/>
          </w:tabs>
          <w:ind w:left="266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1" w16cid:durableId="736900400">
    <w:abstractNumId w:val="11"/>
    <w:lvlOverride w:ilvl="2">
      <w:startOverride w:val="3"/>
    </w:lvlOverride>
  </w:num>
  <w:num w:numId="22" w16cid:durableId="1152678171">
    <w:abstractNumId w:val="11"/>
    <w:lvlOverride w:ilvl="2">
      <w:startOverride w:val="4"/>
    </w:lvlOverride>
  </w:num>
  <w:num w:numId="23" w16cid:durableId="237908823">
    <w:abstractNumId w:val="11"/>
    <w:lvlOverride w:ilvl="1">
      <w:startOverride w:val="2"/>
    </w:lvlOverride>
  </w:num>
  <w:num w:numId="24" w16cid:durableId="1417365147">
    <w:abstractNumId w:val="11"/>
    <w:lvlOverride w:ilvl="2">
      <w:startOverride w:val="2"/>
    </w:lvlOverride>
  </w:num>
  <w:num w:numId="25" w16cid:durableId="883175570">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start w:val="1"/>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1800"/>
          </w:tabs>
          <w:ind w:left="266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6" w16cid:durableId="644430464">
    <w:abstractNumId w:val="11"/>
    <w:lvlOverride w:ilvl="1">
      <w:startOverride w:val="3"/>
    </w:lvlOverride>
  </w:num>
  <w:num w:numId="27" w16cid:durableId="49161357">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4"/>
      <w:lvl w:ilvl="1">
        <w:start w:val="4"/>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1800"/>
          </w:tabs>
          <w:ind w:left="266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8" w16cid:durableId="1984697378">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start w:val="1"/>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1800"/>
          </w:tabs>
          <w:ind w:left="266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9" w16cid:durableId="1880433357">
    <w:abstractNumId w:val="11"/>
    <w:lvlOverride w:ilvl="0">
      <w:startOverride w:val="1"/>
      <w:lvl w:ilvl="0">
        <w:start w:val="1"/>
        <w:numFmt w:val="decimal"/>
        <w:lvlText w:val="%1."/>
        <w:lvlJc w:val="left"/>
        <w:pPr>
          <w:ind w:left="330" w:hanging="33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start w:val="1"/>
        <w:numFmt w:val="decimal"/>
        <w:lvlText w:val="%1.%2."/>
        <w:lvlJc w:val="left"/>
        <w:pPr>
          <w:tabs>
            <w:tab w:val="num" w:pos="1152"/>
          </w:tabs>
          <w:ind w:left="1872" w:hanging="1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1.%2.%3."/>
        <w:lvlJc w:val="left"/>
        <w:pPr>
          <w:tabs>
            <w:tab w:val="num" w:pos="1440"/>
          </w:tabs>
          <w:ind w:left="2304" w:hanging="158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start w:val="1"/>
        <w:numFmt w:val="decimal"/>
        <w:lvlText w:val="%1.%2.%3.%4."/>
        <w:lvlJc w:val="left"/>
        <w:pPr>
          <w:tabs>
            <w:tab w:val="num" w:pos="1800"/>
          </w:tabs>
          <w:ind w:left="266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start w:val="1"/>
        <w:numFmt w:val="decimal"/>
        <w:suff w:val="nothing"/>
        <w:lvlText w:val="%1.%2.%3.%4.%5."/>
        <w:lvlJc w:val="left"/>
        <w:pPr>
          <w:ind w:left="3816" w:hanging="165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start w:val="1"/>
        <w:numFmt w:val="decimal"/>
        <w:suff w:val="nothing"/>
        <w:lvlText w:val="%1.%2.%3.%4.%5.%6."/>
        <w:lvlJc w:val="left"/>
        <w:pPr>
          <w:ind w:left="4320" w:hanging="180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start w:val="1"/>
        <w:numFmt w:val="decimal"/>
        <w:suff w:val="nothing"/>
        <w:lvlText w:val="%1.%2.%3.%4.%5.%6.%7."/>
        <w:lvlJc w:val="left"/>
        <w:pPr>
          <w:ind w:left="4824" w:hanging="194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5328" w:hanging="2088"/>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5904" w:hanging="230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30" w16cid:durableId="233466980">
    <w:abstractNumId w:val="11"/>
    <w:lvlOverride w:ilvl="1">
      <w:startOverride w:val="5"/>
    </w:lvlOverride>
  </w:num>
  <w:num w:numId="31" w16cid:durableId="135341181">
    <w:abstractNumId w:val="11"/>
    <w:lvlOverride w:ilvl="1">
      <w:startOverride w:val="6"/>
    </w:lvlOverride>
  </w:num>
  <w:num w:numId="32" w16cid:durableId="1217669856">
    <w:abstractNumId w:val="11"/>
    <w:lvlOverride w:ilvl="0">
      <w:startOverride w:val="8"/>
    </w:lvlOverride>
  </w:num>
  <w:num w:numId="33" w16cid:durableId="1912882926">
    <w:abstractNumId w:val="15"/>
  </w:num>
  <w:num w:numId="34" w16cid:durableId="730231425">
    <w:abstractNumId w:val="21"/>
  </w:num>
  <w:num w:numId="35" w16cid:durableId="890269464">
    <w:abstractNumId w:val="12"/>
  </w:num>
  <w:num w:numId="36" w16cid:durableId="1280794553">
    <w:abstractNumId w:val="7"/>
  </w:num>
  <w:num w:numId="37" w16cid:durableId="1423259977">
    <w:abstractNumId w:val="23"/>
  </w:num>
  <w:num w:numId="38" w16cid:durableId="1714116311">
    <w:abstractNumId w:val="39"/>
  </w:num>
  <w:num w:numId="39" w16cid:durableId="793593568">
    <w:abstractNumId w:val="21"/>
    <w:lvlOverride w:ilvl="0">
      <w:startOverride w:val="3"/>
    </w:lvlOverride>
  </w:num>
  <w:num w:numId="40" w16cid:durableId="313797013">
    <w:abstractNumId w:val="21"/>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lvlText w:val="%1.%2."/>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lvlText w:val="%1.%2.%3."/>
        <w:lvlJc w:val="left"/>
        <w:pPr>
          <w:ind w:left="720" w:hanging="72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lvlText w:val="%1.%2.%3.%4."/>
        <w:lvlJc w:val="left"/>
        <w:pPr>
          <w:ind w:left="513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2232" w:hanging="79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2736" w:hanging="93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1" w16cid:durableId="1890219578">
    <w:abstractNumId w:val="32"/>
  </w:num>
  <w:num w:numId="42" w16cid:durableId="1954748465">
    <w:abstractNumId w:val="16"/>
  </w:num>
  <w:num w:numId="43" w16cid:durableId="19284330">
    <w:abstractNumId w:val="21"/>
    <w:lvlOverride w:ilvl="1">
      <w:startOverride w:val="3"/>
    </w:lvlOverride>
  </w:num>
  <w:num w:numId="44" w16cid:durableId="1698845257">
    <w:abstractNumId w:val="21"/>
    <w:lvlOverride w:ilvl="0">
      <w:startOverride w:val="5"/>
    </w:lvlOverride>
  </w:num>
  <w:num w:numId="45" w16cid:durableId="1766072933">
    <w:abstractNumId w:val="63"/>
  </w:num>
  <w:num w:numId="46" w16cid:durableId="336612750">
    <w:abstractNumId w:val="1"/>
  </w:num>
  <w:num w:numId="47" w16cid:durableId="1335380664">
    <w:abstractNumId w:val="61"/>
  </w:num>
  <w:num w:numId="48" w16cid:durableId="78455622">
    <w:abstractNumId w:val="53"/>
  </w:num>
  <w:num w:numId="49" w16cid:durableId="186219933">
    <w:abstractNumId w:val="59"/>
  </w:num>
  <w:num w:numId="50" w16cid:durableId="1093088045">
    <w:abstractNumId w:val="54"/>
  </w:num>
  <w:num w:numId="51" w16cid:durableId="1655794405">
    <w:abstractNumId w:val="56"/>
  </w:num>
  <w:num w:numId="52" w16cid:durableId="966549398">
    <w:abstractNumId w:val="6"/>
  </w:num>
  <w:num w:numId="53" w16cid:durableId="660277289">
    <w:abstractNumId w:val="2"/>
  </w:num>
  <w:num w:numId="54" w16cid:durableId="2012246923">
    <w:abstractNumId w:val="42"/>
  </w:num>
  <w:num w:numId="55" w16cid:durableId="2092237496">
    <w:abstractNumId w:val="36"/>
  </w:num>
  <w:num w:numId="56" w16cid:durableId="1513186673">
    <w:abstractNumId w:val="25"/>
  </w:num>
  <w:num w:numId="57" w16cid:durableId="2125492267">
    <w:abstractNumId w:val="45"/>
  </w:num>
  <w:num w:numId="58" w16cid:durableId="840049102">
    <w:abstractNumId w:val="48"/>
  </w:num>
  <w:num w:numId="59" w16cid:durableId="1532449420">
    <w:abstractNumId w:val="38"/>
  </w:num>
  <w:num w:numId="60" w16cid:durableId="1347513109">
    <w:abstractNumId w:val="52"/>
  </w:num>
  <w:num w:numId="61" w16cid:durableId="421338994">
    <w:abstractNumId w:val="30"/>
  </w:num>
  <w:num w:numId="62" w16cid:durableId="482431292">
    <w:abstractNumId w:val="26"/>
  </w:num>
  <w:num w:numId="63" w16cid:durableId="953361691">
    <w:abstractNumId w:val="65"/>
  </w:num>
  <w:num w:numId="64" w16cid:durableId="1787961094">
    <w:abstractNumId w:val="37"/>
  </w:num>
  <w:num w:numId="65" w16cid:durableId="1888450122">
    <w:abstractNumId w:val="49"/>
  </w:num>
  <w:num w:numId="66" w16cid:durableId="576209929">
    <w:abstractNumId w:val="51"/>
  </w:num>
  <w:num w:numId="67" w16cid:durableId="57557152">
    <w:abstractNumId w:val="21"/>
    <w:lvlOverride w:ilvl="0">
      <w:startOverride w:val="6"/>
    </w:lvlOverride>
  </w:num>
  <w:num w:numId="68" w16cid:durableId="247420280">
    <w:abstractNumId w:val="22"/>
  </w:num>
  <w:num w:numId="69" w16cid:durableId="1676568232">
    <w:abstractNumId w:val="9"/>
  </w:num>
  <w:num w:numId="70" w16cid:durableId="2108577444">
    <w:abstractNumId w:val="21"/>
    <w:lvlOverride w:ilvl="1">
      <w:startOverride w:val="2"/>
    </w:lvlOverride>
  </w:num>
  <w:num w:numId="71" w16cid:durableId="1350646898">
    <w:abstractNumId w:val="3"/>
  </w:num>
  <w:num w:numId="72" w16cid:durableId="1405251291">
    <w:abstractNumId w:val="47"/>
  </w:num>
  <w:num w:numId="73" w16cid:durableId="320741906">
    <w:abstractNumId w:val="21"/>
    <w:lvlOverride w:ilvl="1">
      <w:startOverride w:val="3"/>
    </w:lvlOverride>
  </w:num>
  <w:num w:numId="74" w16cid:durableId="546988788">
    <w:abstractNumId w:val="18"/>
  </w:num>
  <w:num w:numId="75" w16cid:durableId="1345012478">
    <w:abstractNumId w:val="29"/>
  </w:num>
  <w:num w:numId="76" w16cid:durableId="1328947126">
    <w:abstractNumId w:val="17"/>
  </w:num>
  <w:num w:numId="77" w16cid:durableId="1573811721">
    <w:abstractNumId w:val="19"/>
  </w:num>
  <w:num w:numId="78" w16cid:durableId="671183239">
    <w:abstractNumId w:val="19"/>
    <w:lvlOverride w:ilvl="0">
      <w:startOverride w:val="3"/>
    </w:lvlOverride>
  </w:num>
  <w:num w:numId="79" w16cid:durableId="1800105545">
    <w:abstractNumId w:val="19"/>
    <w:lvlOverride w:ilvl="0">
      <w:startOverride w:val="4"/>
    </w:lvlOverride>
  </w:num>
  <w:num w:numId="80" w16cid:durableId="147477231">
    <w:abstractNumId w:val="29"/>
    <w:lvlOverride w:ilvl="0">
      <w:lvl w:ilvl="0" w:tplc="DF16D60A">
        <w:start w:val="1"/>
        <w:numFmt w:val="bullet"/>
        <w:lvlText w:val="·"/>
        <w:lvlJc w:val="left"/>
        <w:pPr>
          <w:tabs>
            <w:tab w:val="num" w:pos="1080"/>
          </w:tabs>
          <w:ind w:left="72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1E118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13A904A">
        <w:start w:val="1"/>
        <w:numFmt w:val="bullet"/>
        <w:lvlText w:val="▪"/>
        <w:lvlJc w:val="left"/>
        <w:pPr>
          <w:ind w:left="21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D863F70">
        <w:start w:val="1"/>
        <w:numFmt w:val="bullet"/>
        <w:lvlText w:val="·"/>
        <w:lvlJc w:val="left"/>
        <w:pPr>
          <w:tabs>
            <w:tab w:val="num" w:pos="3240"/>
          </w:tabs>
          <w:ind w:left="288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C60A89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5C239AA">
        <w:start w:val="1"/>
        <w:numFmt w:val="bullet"/>
        <w:lvlText w:val="▪"/>
        <w:lvlJc w:val="left"/>
        <w:pPr>
          <w:ind w:left="432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D72E22A">
        <w:start w:val="1"/>
        <w:numFmt w:val="bullet"/>
        <w:lvlText w:val="·"/>
        <w:lvlJc w:val="left"/>
        <w:pPr>
          <w:tabs>
            <w:tab w:val="num" w:pos="5400"/>
          </w:tabs>
          <w:ind w:left="504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B7A6A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504AEF4">
        <w:start w:val="1"/>
        <w:numFmt w:val="bullet"/>
        <w:lvlText w:val="▪"/>
        <w:lvlJc w:val="left"/>
        <w:pPr>
          <w:ind w:left="64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1" w16cid:durableId="1452358580">
    <w:abstractNumId w:val="19"/>
    <w:lvlOverride w:ilvl="0">
      <w:startOverride w:val="5"/>
    </w:lvlOverride>
  </w:num>
  <w:num w:numId="82" w16cid:durableId="186870545">
    <w:abstractNumId w:val="21"/>
    <w:lvlOverride w:ilvl="1">
      <w:startOverride w:val="4"/>
    </w:lvlOverride>
  </w:num>
  <w:num w:numId="83" w16cid:durableId="1521236977">
    <w:abstractNumId w:val="21"/>
    <w:lvlOverride w:ilvl="0">
      <w:startOverride w:val="7"/>
    </w:lvlOverride>
  </w:num>
  <w:num w:numId="84" w16cid:durableId="1831403801">
    <w:abstractNumId w:val="21"/>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lvlText w:val="%1.%2.%3.%4."/>
        <w:lvlJc w:val="left"/>
        <w:pPr>
          <w:ind w:left="108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2232" w:hanging="79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2736" w:hanging="93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85" w16cid:durableId="10911018">
    <w:abstractNumId w:val="21"/>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lvlText w:val="%1.%2.%3.%4."/>
        <w:lvlJc w:val="left"/>
        <w:pPr>
          <w:ind w:left="108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2232" w:hanging="79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2736" w:hanging="936"/>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86" w16cid:durableId="1828470496">
    <w:abstractNumId w:val="21"/>
    <w:lvlOverride w:ilvl="1">
      <w:startOverride w:val="6"/>
    </w:lvlOverride>
  </w:num>
  <w:num w:numId="87" w16cid:durableId="452940819">
    <w:abstractNumId w:val="21"/>
    <w:lvlOverride w:ilvl="0">
      <w:startOverride w:val="8"/>
    </w:lvlOverride>
  </w:num>
  <w:num w:numId="88" w16cid:durableId="485971346">
    <w:abstractNumId w:val="20"/>
  </w:num>
  <w:num w:numId="89" w16cid:durableId="757291723">
    <w:abstractNumId w:val="14"/>
  </w:num>
  <w:num w:numId="90" w16cid:durableId="2116359438">
    <w:abstractNumId w:val="64"/>
  </w:num>
  <w:num w:numId="91" w16cid:durableId="301152539">
    <w:abstractNumId w:val="35"/>
  </w:num>
  <w:num w:numId="92" w16cid:durableId="356083998">
    <w:abstractNumId w:val="41"/>
  </w:num>
  <w:num w:numId="93" w16cid:durableId="412776411">
    <w:abstractNumId w:val="27"/>
  </w:num>
  <w:num w:numId="94" w16cid:durableId="2135098586">
    <w:abstractNumId w:val="43"/>
  </w:num>
  <w:num w:numId="95" w16cid:durableId="1484740688">
    <w:abstractNumId w:val="8"/>
  </w:num>
  <w:num w:numId="96" w16cid:durableId="505705089">
    <w:abstractNumId w:val="57"/>
  </w:num>
  <w:num w:numId="97" w16cid:durableId="1384019215">
    <w:abstractNumId w:val="60"/>
  </w:num>
  <w:num w:numId="98" w16cid:durableId="978650673">
    <w:abstractNumId w:val="24"/>
  </w:num>
  <w:num w:numId="99" w16cid:durableId="691998068">
    <w:abstractNumId w:val="34"/>
  </w:num>
  <w:num w:numId="100" w16cid:durableId="767114555">
    <w:abstractNumId w:val="28"/>
  </w:num>
  <w:num w:numId="101" w16cid:durableId="1508399421">
    <w:abstractNumId w:val="58"/>
  </w:num>
  <w:num w:numId="102" w16cid:durableId="1953896968">
    <w:abstractNumId w:val="40"/>
  </w:num>
  <w:num w:numId="103" w16cid:durableId="267201344">
    <w:abstractNumId w:val="62"/>
  </w:num>
  <w:num w:numId="104" w16cid:durableId="618293814">
    <w:abstractNumId w:val="44"/>
  </w:num>
  <w:num w:numId="105" w16cid:durableId="1092816776">
    <w:abstractNumId w:val="55"/>
  </w:num>
  <w:num w:numId="106" w16cid:durableId="144862075">
    <w:abstractNumId w:val="10"/>
  </w:num>
  <w:num w:numId="107" w16cid:durableId="1704287313">
    <w:abstractNumId w:val="33"/>
  </w:num>
  <w:num w:numId="108" w16cid:durableId="486897116">
    <w:abstractNumId w:val="31"/>
  </w:num>
  <w:num w:numId="109" w16cid:durableId="463541238">
    <w:abstractNumId w:val="0"/>
  </w:num>
  <w:num w:numId="110" w16cid:durableId="243807631">
    <w:abstractNumId w:val="46"/>
  </w:num>
  <w:num w:numId="111" w16cid:durableId="919602489">
    <w:abstractNumId w:val="4"/>
  </w:num>
  <w:num w:numId="112" w16cid:durableId="757211461">
    <w:abstractNumId w:val="5"/>
  </w:num>
  <w:num w:numId="113" w16cid:durableId="1361978544">
    <w:abstractNumId w:val="13"/>
  </w:num>
  <w:num w:numId="114" w16cid:durableId="1504778331">
    <w:abstractNumId w:val="50"/>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uster">
    <w15:presenceInfo w15:providerId="AD" w15:userId="S::schustem@ohsu.edu::62a198fe-6444-4724-b137-0a2c839246fd"/>
  </w15:person>
  <w15:person w15:author="smith kung">
    <w15:presenceInfo w15:providerId="Windows Live" w15:userId="abc11dda971d0f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108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EDA"/>
    <w:rsid w:val="0002424E"/>
    <w:rsid w:val="00046C49"/>
    <w:rsid w:val="000B5634"/>
    <w:rsid w:val="000D76F2"/>
    <w:rsid w:val="001568B6"/>
    <w:rsid w:val="001665C5"/>
    <w:rsid w:val="001B41F3"/>
    <w:rsid w:val="0024499D"/>
    <w:rsid w:val="00257A29"/>
    <w:rsid w:val="002A5EDA"/>
    <w:rsid w:val="00313E0E"/>
    <w:rsid w:val="00376E75"/>
    <w:rsid w:val="003B1009"/>
    <w:rsid w:val="003E1B78"/>
    <w:rsid w:val="003E4936"/>
    <w:rsid w:val="003E4B3F"/>
    <w:rsid w:val="003F4FE1"/>
    <w:rsid w:val="00403815"/>
    <w:rsid w:val="00451F0A"/>
    <w:rsid w:val="00497CF3"/>
    <w:rsid w:val="005C0AD1"/>
    <w:rsid w:val="005C101E"/>
    <w:rsid w:val="005F1099"/>
    <w:rsid w:val="006118E3"/>
    <w:rsid w:val="0062476E"/>
    <w:rsid w:val="006318F1"/>
    <w:rsid w:val="00654978"/>
    <w:rsid w:val="006553F7"/>
    <w:rsid w:val="00685464"/>
    <w:rsid w:val="006B7A9D"/>
    <w:rsid w:val="006E79E9"/>
    <w:rsid w:val="006F0A4D"/>
    <w:rsid w:val="006F58FD"/>
    <w:rsid w:val="0073278C"/>
    <w:rsid w:val="00776A7D"/>
    <w:rsid w:val="0079192F"/>
    <w:rsid w:val="007B5452"/>
    <w:rsid w:val="007E2B8D"/>
    <w:rsid w:val="008407A7"/>
    <w:rsid w:val="00885F6B"/>
    <w:rsid w:val="00891F46"/>
    <w:rsid w:val="00895F05"/>
    <w:rsid w:val="008B7EC5"/>
    <w:rsid w:val="008E0DA5"/>
    <w:rsid w:val="00915B15"/>
    <w:rsid w:val="0093435A"/>
    <w:rsid w:val="00960509"/>
    <w:rsid w:val="0098057E"/>
    <w:rsid w:val="009B6CB3"/>
    <w:rsid w:val="009C2442"/>
    <w:rsid w:val="00A06CF0"/>
    <w:rsid w:val="00A07005"/>
    <w:rsid w:val="00AC6013"/>
    <w:rsid w:val="00AD5202"/>
    <w:rsid w:val="00B00F9E"/>
    <w:rsid w:val="00B169AA"/>
    <w:rsid w:val="00BC002B"/>
    <w:rsid w:val="00D11D27"/>
    <w:rsid w:val="00D234DA"/>
    <w:rsid w:val="00D54920"/>
    <w:rsid w:val="00D67448"/>
    <w:rsid w:val="00D865DF"/>
    <w:rsid w:val="00DA0D1B"/>
    <w:rsid w:val="00DC3B95"/>
    <w:rsid w:val="00DE0F6C"/>
    <w:rsid w:val="00DE6A7E"/>
    <w:rsid w:val="00DF72F6"/>
    <w:rsid w:val="00E30172"/>
    <w:rsid w:val="00E3256B"/>
    <w:rsid w:val="00E34A14"/>
    <w:rsid w:val="00E353B7"/>
    <w:rsid w:val="00E4551E"/>
    <w:rsid w:val="00E7315E"/>
    <w:rsid w:val="00F020F1"/>
    <w:rsid w:val="00F91259"/>
    <w:rsid w:val="00FA64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C34FE"/>
  <w15:docId w15:val="{30F893F8-400E-4F71-B8AE-2E713666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widowControl w:val="0"/>
      <w:outlineLvl w:val="1"/>
    </w:pPr>
    <w:rPr>
      <w:rFonts w:ascii="Arial" w:eastAsia="Arial" w:hAnsi="Arial" w:cs="Arial"/>
      <w:b/>
      <w:bCs/>
      <w:caps/>
      <w:color w:val="000000"/>
      <w:sz w:val="22"/>
      <w:szCs w:val="22"/>
      <w:u w:color="000000"/>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6F58F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widowControl w:val="0"/>
    </w:pPr>
    <w:rPr>
      <w:rFonts w:ascii="Arial" w:hAnsi="Arial" w:cs="Arial Unicode MS"/>
      <w:i/>
      <w:iCs/>
      <w:color w:val="000000"/>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Protnumber">
    <w:name w:val="Prot number"/>
    <w:pPr>
      <w:spacing w:after="500"/>
      <w:jc w:val="center"/>
    </w:pPr>
    <w:rPr>
      <w:rFonts w:ascii="Arial" w:hAnsi="Arial" w:cs="Arial Unicode MS"/>
      <w:b/>
      <w:bCs/>
      <w:color w:val="000000"/>
      <w:sz w:val="22"/>
      <w:szCs w:val="22"/>
      <w:u w:color="000000"/>
    </w:rPr>
  </w:style>
  <w:style w:type="paragraph" w:customStyle="1" w:styleId="Protocol">
    <w:name w:val="Protocol"/>
    <w:pPr>
      <w:spacing w:after="200" w:line="240" w:lineRule="exact"/>
    </w:pPr>
    <w:rPr>
      <w:rFonts w:ascii="Arial" w:hAnsi="Arial" w:cs="Arial Unicode MS"/>
      <w:color w:val="000000"/>
      <w:u w:color="000000"/>
    </w:rPr>
  </w:style>
  <w:style w:type="character" w:customStyle="1" w:styleId="Link">
    <w:name w:val="Link"/>
    <w:rPr>
      <w:outline w:val="0"/>
      <w:color w:val="0000FF"/>
      <w:u w:val="single" w:color="0000FF"/>
    </w:rPr>
  </w:style>
  <w:style w:type="character" w:customStyle="1" w:styleId="Hyperlink0">
    <w:name w:val="Hyperlink.0"/>
    <w:basedOn w:val="Link"/>
    <w:rPr>
      <w:rFonts w:ascii="Arial" w:eastAsia="Arial" w:hAnsi="Arial" w:cs="Arial"/>
      <w:outline w:val="0"/>
      <w:color w:val="0000FF"/>
      <w:u w:val="single" w:color="0000FF"/>
      <w:lang w:val="en-US"/>
    </w:rPr>
  </w:style>
  <w:style w:type="paragraph" w:customStyle="1" w:styleId="Preface-Appendix">
    <w:name w:val="Preface-Appendix"/>
    <w:pPr>
      <w:widowControl w:val="0"/>
      <w:shd w:val="clear" w:color="auto" w:fill="5D97C9"/>
      <w:outlineLvl w:val="4"/>
    </w:pPr>
    <w:rPr>
      <w:rFonts w:ascii="Arial" w:eastAsia="Arial" w:hAnsi="Arial" w:cs="Arial"/>
      <w:b/>
      <w:bCs/>
      <w:caps/>
      <w:color w:val="000000"/>
      <w:sz w:val="24"/>
      <w:szCs w:val="24"/>
      <w:u w:color="000000"/>
    </w:rPr>
  </w:style>
  <w:style w:type="paragraph" w:customStyle="1" w:styleId="TABLEOFCONTENTSHEADING">
    <w:name w:val="TABLE OF CONTENTS HEADING"/>
    <w:pPr>
      <w:widowControl w:val="0"/>
      <w:shd w:val="clear" w:color="auto" w:fill="5D97C9"/>
      <w:outlineLvl w:val="3"/>
    </w:pPr>
    <w:rPr>
      <w:rFonts w:ascii="Arial" w:hAnsi="Arial" w:cs="Arial Unicode MS"/>
      <w:b/>
      <w:bCs/>
      <w:caps/>
      <w:color w:val="000000"/>
      <w:sz w:val="22"/>
      <w:szCs w:val="22"/>
      <w:u w:color="000000"/>
    </w:rPr>
  </w:style>
  <w:style w:type="paragraph" w:styleId="TOC1">
    <w:name w:val="toc 1"/>
    <w:pPr>
      <w:widowControl w:val="0"/>
      <w:tabs>
        <w:tab w:val="left" w:pos="288"/>
        <w:tab w:val="left" w:pos="450"/>
        <w:tab w:val="right" w:leader="dot" w:pos="9340"/>
      </w:tabs>
      <w:suppressAutoHyphens/>
      <w:spacing w:before="240" w:after="120" w:line="240" w:lineRule="exact"/>
    </w:pPr>
    <w:rPr>
      <w:rFonts w:ascii="Arial" w:eastAsia="Arial" w:hAnsi="Arial" w:cs="Arial"/>
      <w:b/>
      <w:bCs/>
      <w:caps/>
      <w:color w:val="000000"/>
      <w:sz w:val="22"/>
      <w:szCs w:val="22"/>
      <w:u w:color="000000"/>
    </w:rPr>
  </w:style>
  <w:style w:type="paragraph" w:customStyle="1" w:styleId="Heading">
    <w:name w:val="Heading"/>
    <w:next w:val="Body"/>
    <w:pPr>
      <w:widowControl w:val="0"/>
      <w:shd w:val="clear" w:color="auto" w:fill="5D97C9"/>
      <w:outlineLvl w:val="0"/>
    </w:pPr>
    <w:rPr>
      <w:rFonts w:ascii="Arial" w:eastAsia="Arial" w:hAnsi="Arial" w:cs="Arial"/>
      <w:b/>
      <w:bCs/>
      <w:caps/>
      <w:color w:val="000000"/>
      <w:sz w:val="24"/>
      <w:szCs w:val="24"/>
      <w:u w:color="000000"/>
      <w14:textOutline w14:w="0" w14:cap="flat" w14:cmpd="sng" w14:algn="ctr">
        <w14:noFill/>
        <w14:prstDash w14:val="solid"/>
        <w14:bevel/>
      </w14:textOutline>
    </w:rPr>
  </w:style>
  <w:style w:type="paragraph" w:styleId="TOC2">
    <w:name w:val="toc 2"/>
    <w:pPr>
      <w:widowControl w:val="0"/>
      <w:tabs>
        <w:tab w:val="left" w:pos="1008"/>
        <w:tab w:val="right" w:leader="dot" w:pos="9340"/>
      </w:tabs>
      <w:suppressAutoHyphens/>
      <w:spacing w:before="120" w:after="120" w:line="240" w:lineRule="exact"/>
      <w:ind w:left="1152" w:hanging="720"/>
    </w:pPr>
    <w:rPr>
      <w:rFonts w:ascii="Arial" w:eastAsia="Arial" w:hAnsi="Arial" w:cs="Arial"/>
      <w:color w:val="000000"/>
      <w:sz w:val="22"/>
      <w:szCs w:val="22"/>
      <w:u w:color="000000"/>
    </w:rPr>
  </w:style>
  <w:style w:type="paragraph" w:styleId="TOC3">
    <w:name w:val="toc 3"/>
    <w:pPr>
      <w:widowControl w:val="0"/>
      <w:tabs>
        <w:tab w:val="left" w:pos="1296"/>
        <w:tab w:val="right" w:leader="dot" w:pos="9340"/>
      </w:tabs>
      <w:suppressAutoHyphens/>
      <w:spacing w:before="120" w:after="120" w:line="240" w:lineRule="exact"/>
      <w:ind w:left="1584" w:hanging="864"/>
    </w:pPr>
    <w:rPr>
      <w:rFonts w:ascii="Arial" w:eastAsia="Arial" w:hAnsi="Arial" w:cs="Arial"/>
      <w:color w:val="000000"/>
      <w:sz w:val="22"/>
      <w:szCs w:val="22"/>
      <w:u w:color="000000"/>
    </w:rPr>
  </w:style>
  <w:style w:type="paragraph" w:customStyle="1" w:styleId="Level3Heading">
    <w:name w:val="Level 3 Heading"/>
    <w:next w:val="Body"/>
    <w:pPr>
      <w:keepNext/>
      <w:keepLines/>
      <w:widowControl w:val="0"/>
      <w:spacing w:line="240" w:lineRule="exact"/>
      <w:outlineLvl w:val="2"/>
    </w:pPr>
    <w:rPr>
      <w:rFonts w:ascii="Arial" w:eastAsia="Arial" w:hAnsi="Arial" w:cs="Arial"/>
      <w:caps/>
      <w:color w:val="000000"/>
      <w:sz w:val="22"/>
      <w:szCs w:val="22"/>
      <w:u w:color="000000"/>
    </w:rPr>
  </w:style>
  <w:style w:type="paragraph" w:styleId="TOC4">
    <w:name w:val="toc 4"/>
    <w:pPr>
      <w:widowControl w:val="0"/>
      <w:tabs>
        <w:tab w:val="left" w:pos="288"/>
        <w:tab w:val="left" w:pos="450"/>
        <w:tab w:val="right" w:leader="dot" w:pos="9340"/>
      </w:tabs>
      <w:suppressAutoHyphens/>
      <w:spacing w:before="240" w:after="120" w:line="240" w:lineRule="exact"/>
    </w:pPr>
    <w:rPr>
      <w:rFonts w:ascii="Arial" w:eastAsia="Arial" w:hAnsi="Arial" w:cs="Arial"/>
      <w:b/>
      <w:bCs/>
      <w:caps/>
      <w:color w:val="000000"/>
      <w:sz w:val="22"/>
      <w:szCs w:val="22"/>
      <w:u w:color="000000"/>
    </w:rPr>
  </w:style>
  <w:style w:type="paragraph" w:customStyle="1" w:styleId="Preface-Append">
    <w:name w:val="Preface-Append"/>
    <w:pPr>
      <w:widowControl w:val="0"/>
      <w:shd w:val="clear" w:color="auto" w:fill="5D97C9"/>
      <w:outlineLvl w:val="3"/>
    </w:pPr>
    <w:rPr>
      <w:rFonts w:ascii="Arial" w:eastAsia="Arial" w:hAnsi="Arial" w:cs="Arial"/>
      <w:b/>
      <w:bCs/>
      <w:caps/>
      <w:color w:val="000000"/>
      <w:sz w:val="24"/>
      <w:szCs w:val="24"/>
      <w:u w:color="000000"/>
    </w:rPr>
  </w:style>
  <w:style w:type="paragraph" w:styleId="TOC5">
    <w:name w:val="toc 5"/>
    <w:pPr>
      <w:widowControl w:val="0"/>
      <w:tabs>
        <w:tab w:val="left" w:pos="288"/>
        <w:tab w:val="left" w:pos="450"/>
        <w:tab w:val="right" w:leader="dot" w:pos="9340"/>
      </w:tabs>
      <w:suppressAutoHyphens/>
      <w:spacing w:before="240" w:after="120" w:line="240" w:lineRule="exact"/>
    </w:pPr>
    <w:rPr>
      <w:rFonts w:ascii="Arial" w:eastAsia="Arial" w:hAnsi="Arial" w:cs="Arial"/>
      <w:b/>
      <w:bCs/>
      <w:caps/>
      <w:color w:val="000000"/>
      <w:sz w:val="22"/>
      <w:szCs w:val="22"/>
      <w:u w:color="000000"/>
    </w:rPr>
  </w:style>
  <w:style w:type="paragraph" w:styleId="TableofFigures">
    <w:name w:val="table of figures"/>
    <w:next w:val="Body"/>
    <w:pPr>
      <w:widowControl w:val="0"/>
    </w:pPr>
    <w:rPr>
      <w:rFonts w:ascii="Arial" w:eastAsia="Arial" w:hAnsi="Arial" w:cs="Arial"/>
      <w:color w:val="000000"/>
      <w:sz w:val="22"/>
      <w:szCs w:val="22"/>
      <w:u w:color="000000"/>
    </w:rPr>
  </w:style>
  <w:style w:type="numbering" w:customStyle="1" w:styleId="NumberingList">
    <w:name w:val="Numbering List"/>
    <w:pPr>
      <w:numPr>
        <w:numId w:val="33"/>
      </w:numPr>
    </w:pPr>
  </w:style>
  <w:style w:type="paragraph" w:styleId="ListParagraph">
    <w:name w:val="List Paragraph"/>
    <w:pPr>
      <w:widowControl w:val="0"/>
      <w:ind w:left="720"/>
    </w:pPr>
    <w:rPr>
      <w:rFonts w:ascii="Arial" w:eastAsia="Arial" w:hAnsi="Arial" w:cs="Arial"/>
      <w:color w:val="000000"/>
      <w:sz w:val="22"/>
      <w:szCs w:val="22"/>
      <w:u w:color="000000"/>
    </w:rPr>
  </w:style>
  <w:style w:type="numbering" w:customStyle="1" w:styleId="ImportedStyle2">
    <w:name w:val="Imported Style 2"/>
    <w:pPr>
      <w:numPr>
        <w:numId w:val="35"/>
      </w:numPr>
    </w:pPr>
  </w:style>
  <w:style w:type="numbering" w:customStyle="1" w:styleId="ImportedStyle3">
    <w:name w:val="Imported Style 3"/>
    <w:pPr>
      <w:numPr>
        <w:numId w:val="37"/>
      </w:numPr>
    </w:pPr>
  </w:style>
  <w:style w:type="numbering" w:customStyle="1" w:styleId="ImportedStyle4">
    <w:name w:val="Imported Style 4"/>
    <w:pPr>
      <w:numPr>
        <w:numId w:val="41"/>
      </w:numPr>
    </w:pPr>
  </w:style>
  <w:style w:type="numbering" w:customStyle="1" w:styleId="ImportedStyle5">
    <w:name w:val="Imported Style 5"/>
    <w:pPr>
      <w:numPr>
        <w:numId w:val="45"/>
      </w:numPr>
    </w:pPr>
  </w:style>
  <w:style w:type="numbering" w:customStyle="1" w:styleId="ImportedStyle6">
    <w:name w:val="Imported Style 6"/>
    <w:pPr>
      <w:numPr>
        <w:numId w:val="47"/>
      </w:numPr>
    </w:pPr>
  </w:style>
  <w:style w:type="numbering" w:customStyle="1" w:styleId="ImportedStyle7">
    <w:name w:val="Imported Style 7"/>
    <w:pPr>
      <w:numPr>
        <w:numId w:val="49"/>
      </w:numPr>
    </w:pPr>
  </w:style>
  <w:style w:type="numbering" w:customStyle="1" w:styleId="ImportedStyle8">
    <w:name w:val="Imported Style 8"/>
    <w:pPr>
      <w:numPr>
        <w:numId w:val="51"/>
      </w:numPr>
    </w:pPr>
  </w:style>
  <w:style w:type="numbering" w:customStyle="1" w:styleId="ImportedStyle9">
    <w:name w:val="Imported Style 9"/>
    <w:pPr>
      <w:numPr>
        <w:numId w:val="53"/>
      </w:numPr>
    </w:pPr>
  </w:style>
  <w:style w:type="numbering" w:customStyle="1" w:styleId="ImportedStyle10">
    <w:name w:val="Imported Style 10"/>
    <w:pPr>
      <w:numPr>
        <w:numId w:val="55"/>
      </w:numPr>
    </w:pPr>
  </w:style>
  <w:style w:type="numbering" w:customStyle="1" w:styleId="ImportedStyle11">
    <w:name w:val="Imported Style 11"/>
    <w:pPr>
      <w:numPr>
        <w:numId w:val="57"/>
      </w:numPr>
    </w:pPr>
  </w:style>
  <w:style w:type="numbering" w:customStyle="1" w:styleId="ImportedStyle12">
    <w:name w:val="Imported Style 12"/>
    <w:pPr>
      <w:numPr>
        <w:numId w:val="59"/>
      </w:numPr>
    </w:pPr>
  </w:style>
  <w:style w:type="numbering" w:customStyle="1" w:styleId="ImportedStyle13">
    <w:name w:val="Imported Style 13"/>
    <w:pPr>
      <w:numPr>
        <w:numId w:val="61"/>
      </w:numPr>
    </w:pPr>
  </w:style>
  <w:style w:type="numbering" w:customStyle="1" w:styleId="ImportedStyle14">
    <w:name w:val="Imported Style 14"/>
    <w:pPr>
      <w:numPr>
        <w:numId w:val="63"/>
      </w:numPr>
    </w:pPr>
  </w:style>
  <w:style w:type="numbering" w:customStyle="1" w:styleId="ImportedStyle15">
    <w:name w:val="Imported Style 15"/>
    <w:pPr>
      <w:numPr>
        <w:numId w:val="65"/>
      </w:numPr>
    </w:pPr>
  </w:style>
  <w:style w:type="numbering" w:customStyle="1" w:styleId="ImportedStyle16">
    <w:name w:val="Imported Style 16"/>
    <w:pPr>
      <w:numPr>
        <w:numId w:val="68"/>
      </w:numPr>
    </w:pPr>
  </w:style>
  <w:style w:type="numbering" w:customStyle="1" w:styleId="ImportedStyle17">
    <w:name w:val="Imported Style 17"/>
    <w:pPr>
      <w:numPr>
        <w:numId w:val="71"/>
      </w:numPr>
    </w:pPr>
  </w:style>
  <w:style w:type="numbering" w:customStyle="1" w:styleId="ImportedStyle18">
    <w:name w:val="Imported Style 18"/>
    <w:pPr>
      <w:numPr>
        <w:numId w:val="74"/>
      </w:numPr>
    </w:pPr>
  </w:style>
  <w:style w:type="numbering" w:customStyle="1" w:styleId="ImportedStyle19">
    <w:name w:val="Imported Style 19"/>
    <w:pPr>
      <w:numPr>
        <w:numId w:val="76"/>
      </w:numPr>
    </w:pPr>
  </w:style>
  <w:style w:type="paragraph" w:customStyle="1" w:styleId="EndNoteBibliography">
    <w:name w:val="EndNote Bibliography"/>
    <w:pPr>
      <w:widowControl w:val="0"/>
    </w:pPr>
    <w:rPr>
      <w:rFonts w:ascii="Arial" w:eastAsia="Arial" w:hAnsi="Arial" w:cs="Arial"/>
      <w:b/>
      <w:bCs/>
      <w:color w:val="000000"/>
      <w:sz w:val="24"/>
      <w:szCs w:val="24"/>
      <w:u w:color="000000"/>
    </w:rPr>
  </w:style>
  <w:style w:type="paragraph" w:styleId="Revision">
    <w:name w:val="Revision"/>
    <w:hidden/>
    <w:uiPriority w:val="99"/>
    <w:semiHidden/>
    <w:rsid w:val="00046C4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NormalWeb">
    <w:name w:val="Normal (Web)"/>
    <w:basedOn w:val="Normal"/>
    <w:uiPriority w:val="99"/>
    <w:semiHidden/>
    <w:unhideWhenUsed/>
    <w:rsid w:val="00E325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apple-converted-space">
    <w:name w:val="apple-converted-space"/>
    <w:basedOn w:val="DefaultParagraphFont"/>
    <w:rsid w:val="006F58FD"/>
  </w:style>
  <w:style w:type="character" w:styleId="Strong">
    <w:name w:val="Strong"/>
    <w:basedOn w:val="DefaultParagraphFont"/>
    <w:uiPriority w:val="22"/>
    <w:qFormat/>
    <w:rsid w:val="006F58FD"/>
    <w:rPr>
      <w:b/>
      <w:bCs/>
    </w:rPr>
  </w:style>
  <w:style w:type="character" w:styleId="Emphasis">
    <w:name w:val="Emphasis"/>
    <w:basedOn w:val="DefaultParagraphFont"/>
    <w:uiPriority w:val="20"/>
    <w:qFormat/>
    <w:rsid w:val="006F58FD"/>
    <w:rPr>
      <w:i/>
      <w:iCs/>
    </w:rPr>
  </w:style>
  <w:style w:type="character" w:customStyle="1" w:styleId="Heading3Char">
    <w:name w:val="Heading 3 Char"/>
    <w:basedOn w:val="DefaultParagraphFont"/>
    <w:link w:val="Heading3"/>
    <w:uiPriority w:val="9"/>
    <w:semiHidden/>
    <w:rsid w:val="006F58FD"/>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915B15"/>
    <w:rPr>
      <w:color w:val="605E5C"/>
      <w:shd w:val="clear" w:color="auto" w:fill="E1DFDD"/>
    </w:rPr>
  </w:style>
  <w:style w:type="paragraph" w:styleId="Footer">
    <w:name w:val="footer"/>
    <w:basedOn w:val="Normal"/>
    <w:link w:val="FooterChar"/>
    <w:uiPriority w:val="99"/>
    <w:unhideWhenUsed/>
    <w:rsid w:val="008407A7"/>
    <w:pPr>
      <w:tabs>
        <w:tab w:val="center" w:pos="4680"/>
        <w:tab w:val="right" w:pos="9360"/>
      </w:tabs>
    </w:pPr>
  </w:style>
  <w:style w:type="character" w:customStyle="1" w:styleId="FooterChar">
    <w:name w:val="Footer Char"/>
    <w:basedOn w:val="DefaultParagraphFont"/>
    <w:link w:val="Footer"/>
    <w:uiPriority w:val="99"/>
    <w:rsid w:val="008407A7"/>
    <w:rPr>
      <w:sz w:val="24"/>
      <w:szCs w:val="24"/>
    </w:rPr>
  </w:style>
  <w:style w:type="character" w:styleId="CommentReference">
    <w:name w:val="annotation reference"/>
    <w:basedOn w:val="DefaultParagraphFont"/>
    <w:uiPriority w:val="99"/>
    <w:semiHidden/>
    <w:unhideWhenUsed/>
    <w:rsid w:val="00DA0D1B"/>
    <w:rPr>
      <w:sz w:val="16"/>
      <w:szCs w:val="16"/>
    </w:rPr>
  </w:style>
  <w:style w:type="paragraph" w:styleId="CommentText">
    <w:name w:val="annotation text"/>
    <w:basedOn w:val="Normal"/>
    <w:link w:val="CommentTextChar"/>
    <w:uiPriority w:val="99"/>
    <w:unhideWhenUsed/>
    <w:rsid w:val="00DA0D1B"/>
    <w:rPr>
      <w:sz w:val="20"/>
      <w:szCs w:val="20"/>
    </w:rPr>
  </w:style>
  <w:style w:type="character" w:customStyle="1" w:styleId="CommentTextChar">
    <w:name w:val="Comment Text Char"/>
    <w:basedOn w:val="DefaultParagraphFont"/>
    <w:link w:val="CommentText"/>
    <w:uiPriority w:val="99"/>
    <w:rsid w:val="00DA0D1B"/>
  </w:style>
  <w:style w:type="paragraph" w:styleId="CommentSubject">
    <w:name w:val="annotation subject"/>
    <w:basedOn w:val="CommentText"/>
    <w:next w:val="CommentText"/>
    <w:link w:val="CommentSubjectChar"/>
    <w:uiPriority w:val="99"/>
    <w:semiHidden/>
    <w:unhideWhenUsed/>
    <w:rsid w:val="00DA0D1B"/>
    <w:rPr>
      <w:b/>
      <w:bCs/>
    </w:rPr>
  </w:style>
  <w:style w:type="character" w:customStyle="1" w:styleId="CommentSubjectChar">
    <w:name w:val="Comment Subject Char"/>
    <w:basedOn w:val="CommentTextChar"/>
    <w:link w:val="CommentSubject"/>
    <w:uiPriority w:val="99"/>
    <w:semiHidden/>
    <w:rsid w:val="00DA0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93861">
      <w:bodyDiv w:val="1"/>
      <w:marLeft w:val="0"/>
      <w:marRight w:val="0"/>
      <w:marTop w:val="0"/>
      <w:marBottom w:val="0"/>
      <w:divBdr>
        <w:top w:val="none" w:sz="0" w:space="0" w:color="auto"/>
        <w:left w:val="none" w:sz="0" w:space="0" w:color="auto"/>
        <w:bottom w:val="none" w:sz="0" w:space="0" w:color="auto"/>
        <w:right w:val="none" w:sz="0" w:space="0" w:color="auto"/>
      </w:divBdr>
    </w:div>
    <w:div w:id="252126668">
      <w:bodyDiv w:val="1"/>
      <w:marLeft w:val="0"/>
      <w:marRight w:val="0"/>
      <w:marTop w:val="0"/>
      <w:marBottom w:val="0"/>
      <w:divBdr>
        <w:top w:val="none" w:sz="0" w:space="0" w:color="auto"/>
        <w:left w:val="none" w:sz="0" w:space="0" w:color="auto"/>
        <w:bottom w:val="none" w:sz="0" w:space="0" w:color="auto"/>
        <w:right w:val="none" w:sz="0" w:space="0" w:color="auto"/>
      </w:divBdr>
    </w:div>
    <w:div w:id="402995905">
      <w:bodyDiv w:val="1"/>
      <w:marLeft w:val="0"/>
      <w:marRight w:val="0"/>
      <w:marTop w:val="0"/>
      <w:marBottom w:val="0"/>
      <w:divBdr>
        <w:top w:val="none" w:sz="0" w:space="0" w:color="auto"/>
        <w:left w:val="none" w:sz="0" w:space="0" w:color="auto"/>
        <w:bottom w:val="none" w:sz="0" w:space="0" w:color="auto"/>
        <w:right w:val="none" w:sz="0" w:space="0" w:color="auto"/>
      </w:divBdr>
    </w:div>
    <w:div w:id="638412664">
      <w:bodyDiv w:val="1"/>
      <w:marLeft w:val="0"/>
      <w:marRight w:val="0"/>
      <w:marTop w:val="0"/>
      <w:marBottom w:val="0"/>
      <w:divBdr>
        <w:top w:val="none" w:sz="0" w:space="0" w:color="auto"/>
        <w:left w:val="none" w:sz="0" w:space="0" w:color="auto"/>
        <w:bottom w:val="none" w:sz="0" w:space="0" w:color="auto"/>
        <w:right w:val="none" w:sz="0" w:space="0" w:color="auto"/>
      </w:divBdr>
    </w:div>
    <w:div w:id="912742658">
      <w:bodyDiv w:val="1"/>
      <w:marLeft w:val="0"/>
      <w:marRight w:val="0"/>
      <w:marTop w:val="0"/>
      <w:marBottom w:val="0"/>
      <w:divBdr>
        <w:top w:val="none" w:sz="0" w:space="0" w:color="auto"/>
        <w:left w:val="none" w:sz="0" w:space="0" w:color="auto"/>
        <w:bottom w:val="none" w:sz="0" w:space="0" w:color="auto"/>
        <w:right w:val="none" w:sz="0" w:space="0" w:color="auto"/>
      </w:divBdr>
    </w:div>
    <w:div w:id="985667747">
      <w:bodyDiv w:val="1"/>
      <w:marLeft w:val="0"/>
      <w:marRight w:val="0"/>
      <w:marTop w:val="0"/>
      <w:marBottom w:val="0"/>
      <w:divBdr>
        <w:top w:val="none" w:sz="0" w:space="0" w:color="auto"/>
        <w:left w:val="none" w:sz="0" w:space="0" w:color="auto"/>
        <w:bottom w:val="none" w:sz="0" w:space="0" w:color="auto"/>
        <w:right w:val="none" w:sz="0" w:space="0" w:color="auto"/>
      </w:divBdr>
    </w:div>
    <w:div w:id="1117486010">
      <w:bodyDiv w:val="1"/>
      <w:marLeft w:val="0"/>
      <w:marRight w:val="0"/>
      <w:marTop w:val="0"/>
      <w:marBottom w:val="0"/>
      <w:divBdr>
        <w:top w:val="none" w:sz="0" w:space="0" w:color="auto"/>
        <w:left w:val="none" w:sz="0" w:space="0" w:color="auto"/>
        <w:bottom w:val="none" w:sz="0" w:space="0" w:color="auto"/>
        <w:right w:val="none" w:sz="0" w:space="0" w:color="auto"/>
      </w:divBdr>
    </w:div>
    <w:div w:id="1285843576">
      <w:bodyDiv w:val="1"/>
      <w:marLeft w:val="0"/>
      <w:marRight w:val="0"/>
      <w:marTop w:val="0"/>
      <w:marBottom w:val="0"/>
      <w:divBdr>
        <w:top w:val="none" w:sz="0" w:space="0" w:color="auto"/>
        <w:left w:val="none" w:sz="0" w:space="0" w:color="auto"/>
        <w:bottom w:val="none" w:sz="0" w:space="0" w:color="auto"/>
        <w:right w:val="none" w:sz="0" w:space="0" w:color="auto"/>
      </w:divBdr>
    </w:div>
    <w:div w:id="1634670884">
      <w:bodyDiv w:val="1"/>
      <w:marLeft w:val="0"/>
      <w:marRight w:val="0"/>
      <w:marTop w:val="0"/>
      <w:marBottom w:val="0"/>
      <w:divBdr>
        <w:top w:val="none" w:sz="0" w:space="0" w:color="auto"/>
        <w:left w:val="none" w:sz="0" w:space="0" w:color="auto"/>
        <w:bottom w:val="none" w:sz="0" w:space="0" w:color="auto"/>
        <w:right w:val="none" w:sz="0" w:space="0" w:color="auto"/>
      </w:divBdr>
    </w:div>
    <w:div w:id="1798065753">
      <w:bodyDiv w:val="1"/>
      <w:marLeft w:val="0"/>
      <w:marRight w:val="0"/>
      <w:marTop w:val="0"/>
      <w:marBottom w:val="0"/>
      <w:divBdr>
        <w:top w:val="none" w:sz="0" w:space="0" w:color="auto"/>
        <w:left w:val="none" w:sz="0" w:space="0" w:color="auto"/>
        <w:bottom w:val="none" w:sz="0" w:space="0" w:color="auto"/>
        <w:right w:val="none" w:sz="0" w:space="0" w:color="auto"/>
      </w:divBdr>
    </w:div>
    <w:div w:id="1918440149">
      <w:bodyDiv w:val="1"/>
      <w:marLeft w:val="0"/>
      <w:marRight w:val="0"/>
      <w:marTop w:val="0"/>
      <w:marBottom w:val="0"/>
      <w:divBdr>
        <w:top w:val="none" w:sz="0" w:space="0" w:color="auto"/>
        <w:left w:val="none" w:sz="0" w:space="0" w:color="auto"/>
        <w:bottom w:val="none" w:sz="0" w:space="0" w:color="auto"/>
        <w:right w:val="none" w:sz="0" w:space="0" w:color="auto"/>
      </w:divBdr>
    </w:div>
    <w:div w:id="1938558862">
      <w:bodyDiv w:val="1"/>
      <w:marLeft w:val="0"/>
      <w:marRight w:val="0"/>
      <w:marTop w:val="0"/>
      <w:marBottom w:val="0"/>
      <w:divBdr>
        <w:top w:val="none" w:sz="0" w:space="0" w:color="auto"/>
        <w:left w:val="none" w:sz="0" w:space="0" w:color="auto"/>
        <w:bottom w:val="none" w:sz="0" w:space="0" w:color="auto"/>
        <w:right w:val="none" w:sz="0" w:space="0" w:color="auto"/>
      </w:divBdr>
    </w:div>
    <w:div w:id="2053841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mailto:kungwank@ohsu.edu" TargetMode="External"/><Relationship Id="rId12" Type="http://schemas.openxmlformats.org/officeDocument/2006/relationships/header" Target="header3.xml"/><Relationship Id="rId17" Type="http://schemas.openxmlformats.org/officeDocument/2006/relationships/hyperlink" Target="https://seer.cancer.gov/statfacts/html/nhl.html" TargetMode="External"/><Relationship Id="rId2" Type="http://schemas.openxmlformats.org/officeDocument/2006/relationships/styles" Target="styles.xml"/><Relationship Id="rId16" Type="http://schemas.openxmlformats.org/officeDocument/2006/relationships/hyperlink" Target="https://seer.cancer.gov/statfacts/html/leuk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hsu.edu/xd/about/services/integrity/policies/ips-policies-by-category.cf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15</Pages>
  <Words>3753</Words>
  <Characters>22599</Characters>
  <Application>Microsoft Office Word</Application>
  <DocSecurity>0</DocSecurity>
  <Lines>627</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25992</CharactersWithSpaces>
  <SharedDoc>false</SharedDoc>
  <HLinks>
    <vt:vector size="30" baseType="variant">
      <vt:variant>
        <vt:i4>2424933</vt:i4>
      </vt:variant>
      <vt:variant>
        <vt:i4>153</vt:i4>
      </vt:variant>
      <vt:variant>
        <vt:i4>0</vt:i4>
      </vt:variant>
      <vt:variant>
        <vt:i4>5</vt:i4>
      </vt:variant>
      <vt:variant>
        <vt:lpwstr>https://seer.cancer.gov/statfacts/html/nhl.html</vt:lpwstr>
      </vt:variant>
      <vt:variant>
        <vt:lpwstr/>
      </vt:variant>
      <vt:variant>
        <vt:i4>5046275</vt:i4>
      </vt:variant>
      <vt:variant>
        <vt:i4>150</vt:i4>
      </vt:variant>
      <vt:variant>
        <vt:i4>0</vt:i4>
      </vt:variant>
      <vt:variant>
        <vt:i4>5</vt:i4>
      </vt:variant>
      <vt:variant>
        <vt:lpwstr>https://seer.cancer.gov/statfacts/html/leuks.html</vt:lpwstr>
      </vt:variant>
      <vt:variant>
        <vt:lpwstr/>
      </vt:variant>
      <vt:variant>
        <vt:i4>5111825</vt:i4>
      </vt:variant>
      <vt:variant>
        <vt:i4>147</vt:i4>
      </vt:variant>
      <vt:variant>
        <vt:i4>0</vt:i4>
      </vt:variant>
      <vt:variant>
        <vt:i4>5</vt:i4>
      </vt:variant>
      <vt:variant>
        <vt:lpwstr>http://www.ohsu.edu/xd/about/services/integrity/policies/ips-policies-by-category.cfm</vt:lpwstr>
      </vt:variant>
      <vt:variant>
        <vt:lpwstr/>
      </vt:variant>
      <vt:variant>
        <vt:i4>2883608</vt:i4>
      </vt:variant>
      <vt:variant>
        <vt:i4>3</vt:i4>
      </vt:variant>
      <vt:variant>
        <vt:i4>0</vt:i4>
      </vt:variant>
      <vt:variant>
        <vt:i4>5</vt:i4>
      </vt:variant>
      <vt:variant>
        <vt:lpwstr>mailto:sawyery@ohsu.edu</vt:lpwstr>
      </vt:variant>
      <vt:variant>
        <vt:lpwstr/>
      </vt:variant>
      <vt:variant>
        <vt:i4>3342340</vt:i4>
      </vt:variant>
      <vt:variant>
        <vt:i4>0</vt:i4>
      </vt:variant>
      <vt:variant>
        <vt:i4>0</vt:i4>
      </vt:variant>
      <vt:variant>
        <vt:i4>5</vt:i4>
      </vt:variant>
      <vt:variant>
        <vt:lpwstr>mailto:kungwank@ohsu.edu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Rai</dc:creator>
  <cp:keywords/>
  <cp:lastModifiedBy>smith kung</cp:lastModifiedBy>
  <cp:revision>6</cp:revision>
  <dcterms:created xsi:type="dcterms:W3CDTF">2025-02-18T23:36:00Z</dcterms:created>
  <dcterms:modified xsi:type="dcterms:W3CDTF">2025-02-19T19:10:00Z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85c830f29c4b6956090de45cf5c167956a5dd1e8d5cf648b53a3a2602d9b56b3</vt:lpwstr>
  </property>
</Properties>
</file>